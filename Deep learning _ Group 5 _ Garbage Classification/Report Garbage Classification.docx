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pzpc4564qo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y76p2kzi6w4v" w:id="1"/>
      <w:bookmarkEnd w:id="1"/>
      <w:r w:rsidDel="00000000" w:rsidR="00000000" w:rsidRPr="00000000">
        <w:rPr>
          <w:b w:val="1"/>
          <w:bCs w:val="1"/>
          <w:sz w:val="46"/>
          <w:szCs w:val="46"/>
          <w:rtl w:val="0"/>
        </w:rPr>
        <w:t xml:space="preserve">Garbage Classification using Convolutional Neural Networks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gjoq2hru7dsv" w:id="2"/>
      <w:bookmarkEnd w:id="2"/>
      <w:r w:rsidDel="00000000" w:rsidR="00000000" w:rsidRPr="00000000">
        <w:rPr>
          <w:b w:val="1"/>
          <w:bCs w:val="1"/>
          <w:sz w:val="34"/>
          <w:szCs w:val="34"/>
          <w:rtl w:val="0"/>
        </w:rPr>
        <w:t xml:space="preserve">Part 1: Theory</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7uw0sgokejdp" w:id="3"/>
      <w:bookmarkEnd w:id="3"/>
      <w:r w:rsidDel="00000000" w:rsidR="00000000" w:rsidRPr="00000000">
        <w:rPr>
          <w:b w:val="1"/>
          <w:bCs w:val="1"/>
          <w:color w:val="000000"/>
          <w:sz w:val="26"/>
          <w:szCs w:val="26"/>
          <w:rtl w:val="0"/>
        </w:rPr>
        <w:t xml:space="preserve">Convolutional Neural Networks (CNNs)</w:t>
      </w:r>
    </w:p>
    <w:p w:rsidR="00000000" w:rsidDel="00000000" w:rsidP="00000000" w:rsidRDefault="00000000" w:rsidRPr="00000000" w14:paraId="00000006">
      <w:pPr>
        <w:spacing w:after="240" w:before="240" w:lineRule="auto"/>
        <w:rPr/>
      </w:pPr>
      <w:r w:rsidDel="00000000" w:rsidR="00000000" w:rsidRPr="00000000">
        <w:rPr>
          <w:rtl w:val="0"/>
        </w:rPr>
        <w:t xml:space="preserve">Convolutional Neural Networks are a specialized class of deep learning architectures designed specifically for processing grid-like data, particularly images. CNNs have revolutionized computer vision tasks since their breakthrough performance in the ImageNet competition in 2012.</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l04djtq65tez" w:id="4"/>
      <w:bookmarkEnd w:id="4"/>
      <w:r w:rsidDel="00000000" w:rsidR="00000000" w:rsidRPr="00000000">
        <w:rPr>
          <w:b w:val="1"/>
          <w:bCs w:val="1"/>
          <w:color w:val="000000"/>
          <w:sz w:val="22"/>
          <w:szCs w:val="22"/>
          <w:rtl w:val="0"/>
        </w:rPr>
        <w:t xml:space="preserve">Key Components of CNNs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1. Convolutional Layers</w:t>
      </w:r>
    </w:p>
    <w:p w:rsidR="00000000" w:rsidDel="00000000" w:rsidP="00000000" w:rsidRDefault="00000000" w:rsidRPr="00000000" w14:paraId="00000009">
      <w:pPr>
        <w:numPr>
          <w:ilvl w:val="0"/>
          <w:numId w:val="41"/>
        </w:numPr>
        <w:spacing w:after="0" w:afterAutospacing="0" w:before="240" w:lineRule="auto"/>
        <w:ind w:left="720" w:hanging="360"/>
      </w:pPr>
      <w:r w:rsidDel="00000000" w:rsidR="00000000" w:rsidRPr="00000000">
        <w:rPr>
          <w:rtl w:val="0"/>
        </w:rPr>
        <w:t xml:space="preserve">The core building block of CNNs that applies learnable filters (kernels) to input images</w:t>
      </w:r>
    </w:p>
    <w:p w:rsidR="00000000" w:rsidDel="00000000" w:rsidP="00000000" w:rsidRDefault="00000000" w:rsidRPr="00000000" w14:paraId="0000000A">
      <w:pPr>
        <w:numPr>
          <w:ilvl w:val="0"/>
          <w:numId w:val="41"/>
        </w:numPr>
        <w:spacing w:after="0" w:afterAutospacing="0" w:before="0" w:beforeAutospacing="0" w:lineRule="auto"/>
        <w:ind w:left="720" w:hanging="360"/>
      </w:pPr>
      <w:r w:rsidDel="00000000" w:rsidR="00000000" w:rsidRPr="00000000">
        <w:rPr>
          <w:rtl w:val="0"/>
        </w:rPr>
        <w:t xml:space="preserve">Each filter slides across the input image performing element-wise multiplication and summation</w:t>
      </w:r>
    </w:p>
    <w:p w:rsidR="00000000" w:rsidDel="00000000" w:rsidP="00000000" w:rsidRDefault="00000000" w:rsidRPr="00000000" w14:paraId="0000000B">
      <w:pPr>
        <w:numPr>
          <w:ilvl w:val="0"/>
          <w:numId w:val="41"/>
        </w:numPr>
        <w:spacing w:after="0" w:afterAutospacing="0" w:before="0" w:beforeAutospacing="0" w:lineRule="auto"/>
        <w:ind w:left="720" w:hanging="360"/>
      </w:pPr>
      <w:r w:rsidDel="00000000" w:rsidR="00000000" w:rsidRPr="00000000">
        <w:rPr>
          <w:rtl w:val="0"/>
        </w:rPr>
        <w:t xml:space="preserve">Extracts hierarchical features: low-level features (edges, textures) in early layers, and high-level features (object parts, complete objects) in deeper layers</w:t>
      </w:r>
    </w:p>
    <w:p w:rsidR="00000000" w:rsidDel="00000000" w:rsidP="00000000" w:rsidRDefault="00000000" w:rsidRPr="00000000" w14:paraId="0000000C">
      <w:pPr>
        <w:numPr>
          <w:ilvl w:val="0"/>
          <w:numId w:val="41"/>
        </w:numPr>
        <w:spacing w:after="0" w:afterAutospacing="0" w:before="0" w:beforeAutospacing="0" w:lineRule="auto"/>
        <w:ind w:left="720" w:hanging="360"/>
      </w:pPr>
      <w:r w:rsidDel="00000000" w:rsidR="00000000" w:rsidRPr="00000000">
        <w:rPr>
          <w:rtl w:val="0"/>
        </w:rPr>
        <w:t xml:space="preserve">Uses parameter sharing, significantly reducing the number of parameters compared to fully connected networks</w:t>
      </w:r>
    </w:p>
    <w:p w:rsidR="00000000" w:rsidDel="00000000" w:rsidP="00000000" w:rsidRDefault="00000000" w:rsidRPr="00000000" w14:paraId="0000000D">
      <w:pPr>
        <w:numPr>
          <w:ilvl w:val="0"/>
          <w:numId w:val="41"/>
        </w:numPr>
        <w:spacing w:after="240" w:before="0" w:beforeAutospacing="0" w:lineRule="auto"/>
        <w:ind w:left="720" w:hanging="360"/>
      </w:pPr>
      <w:r w:rsidDel="00000000" w:rsidR="00000000" w:rsidRPr="00000000">
        <w:rPr>
          <w:rtl w:val="0"/>
        </w:rPr>
        <w:t xml:space="preserve">Mathematical operation: </w:t>
      </w:r>
      <w:r w:rsidDel="00000000" w:rsidR="00000000" w:rsidRPr="00000000">
        <w:rPr>
          <w:rFonts w:ascii="Roboto Mono" w:cs="Roboto Mono" w:eastAsia="Roboto Mono" w:hAnsi="Roboto Mono"/>
          <w:color w:val="188038"/>
          <w:rtl w:val="0"/>
        </w:rPr>
        <w:t xml:space="preserve">Output(i,j) = Σ Σ Input(i+m, j+n) × Kernel(m,n) + bias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2. Activation Functions</w:t>
      </w:r>
    </w:p>
    <w:p w:rsidR="00000000" w:rsidDel="00000000" w:rsidP="00000000" w:rsidRDefault="00000000" w:rsidRPr="00000000" w14:paraId="0000000F">
      <w:pPr>
        <w:spacing w:after="240" w:before="240" w:lineRule="auto"/>
        <w:rPr/>
      </w:pPr>
      <w:r w:rsidDel="00000000" w:rsidR="00000000" w:rsidRPr="00000000">
        <w:rPr>
          <w:rtl w:val="0"/>
        </w:rPr>
        <w:t xml:space="preserve">Activation functions introduce non-linearity into neural networks, enabling them to learn complex patterns and relationships in data. Without activation functions, neural networks would only be able to learn linear transformations, regardless of depth.</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Common Activation Functions:</w:t>
      </w:r>
    </w:p>
    <w:p w:rsidR="00000000" w:rsidDel="00000000" w:rsidP="00000000" w:rsidRDefault="00000000" w:rsidRPr="00000000" w14:paraId="00000011">
      <w:pPr>
        <w:numPr>
          <w:ilvl w:val="0"/>
          <w:numId w:val="110"/>
        </w:numPr>
        <w:spacing w:after="0" w:afterAutospacing="0" w:before="240" w:lineRule="auto"/>
        <w:ind w:left="720" w:hanging="360"/>
      </w:pPr>
      <w:r w:rsidDel="00000000" w:rsidR="00000000" w:rsidRPr="00000000">
        <w:rPr>
          <w:b w:val="1"/>
          <w:bCs w:val="1"/>
          <w:rtl w:val="0"/>
        </w:rPr>
        <w:t xml:space="preserve">ReLU (Rectified Linear Unit)</w:t>
      </w:r>
      <w:r w:rsidDel="00000000" w:rsidR="00000000" w:rsidRPr="00000000">
        <w:rPr>
          <w:rtl w:val="0"/>
        </w:rPr>
        <w:t xml:space="preserve">:</w:t>
        <w:br w:type="textWrapping"/>
      </w:r>
    </w:p>
    <w:p w:rsidR="00000000" w:rsidDel="00000000" w:rsidP="00000000" w:rsidRDefault="00000000" w:rsidRPr="00000000" w14:paraId="00000012">
      <w:pPr>
        <w:numPr>
          <w:ilvl w:val="1"/>
          <w:numId w:val="110"/>
        </w:numPr>
        <w:spacing w:after="0" w:afterAutospacing="0" w:before="0" w:beforeAutospacing="0" w:lineRule="auto"/>
        <w:ind w:left="1440" w:hanging="360"/>
      </w:pPr>
      <w:r w:rsidDel="00000000" w:rsidR="00000000" w:rsidRPr="00000000">
        <w:rPr>
          <w:rtl w:val="0"/>
        </w:rPr>
        <w:t xml:space="preserve">Formula: </w:t>
      </w:r>
      <w:r w:rsidDel="00000000" w:rsidR="00000000" w:rsidRPr="00000000">
        <w:rPr>
          <w:rFonts w:ascii="Roboto Mono" w:cs="Roboto Mono" w:eastAsia="Roboto Mono" w:hAnsi="Roboto Mono"/>
          <w:color w:val="188038"/>
          <w:rtl w:val="0"/>
        </w:rPr>
        <w:t xml:space="preserve">f(x) = max(0, x)</w:t>
      </w:r>
    </w:p>
    <w:p w:rsidR="00000000" w:rsidDel="00000000" w:rsidP="00000000" w:rsidRDefault="00000000" w:rsidRPr="00000000" w14:paraId="00000013">
      <w:pPr>
        <w:numPr>
          <w:ilvl w:val="1"/>
          <w:numId w:val="1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Output Range: [0, ∞)</w:t>
      </w:r>
    </w:p>
    <w:p w:rsidR="00000000" w:rsidDel="00000000" w:rsidP="00000000" w:rsidRDefault="00000000" w:rsidRPr="00000000" w14:paraId="00000014">
      <w:pPr>
        <w:numPr>
          <w:ilvl w:val="1"/>
          <w:numId w:val="110"/>
        </w:numPr>
        <w:spacing w:after="0" w:afterAutospacing="0" w:before="0" w:beforeAutospacing="0" w:lineRule="auto"/>
        <w:ind w:left="1440" w:hanging="360"/>
      </w:pPr>
      <w:r w:rsidDel="00000000" w:rsidR="00000000" w:rsidRPr="00000000">
        <w:rPr>
          <w:rtl w:val="0"/>
        </w:rPr>
        <w:t xml:space="preserve">Advantages:</w:t>
      </w:r>
    </w:p>
    <w:p w:rsidR="00000000" w:rsidDel="00000000" w:rsidP="00000000" w:rsidRDefault="00000000" w:rsidRPr="00000000" w14:paraId="00000015">
      <w:pPr>
        <w:numPr>
          <w:ilvl w:val="2"/>
          <w:numId w:val="110"/>
        </w:numPr>
        <w:spacing w:after="0" w:afterAutospacing="0" w:before="0" w:beforeAutospacing="0" w:lineRule="auto"/>
        <w:ind w:left="2160" w:hanging="360"/>
      </w:pPr>
      <w:r w:rsidDel="00000000" w:rsidR="00000000" w:rsidRPr="00000000">
        <w:rPr>
          <w:rtl w:val="0"/>
        </w:rPr>
        <w:t xml:space="preserve">Computationally efficient (simple threshold operation)</w:t>
      </w:r>
    </w:p>
    <w:p w:rsidR="00000000" w:rsidDel="00000000" w:rsidP="00000000" w:rsidRDefault="00000000" w:rsidRPr="00000000" w14:paraId="00000016">
      <w:pPr>
        <w:numPr>
          <w:ilvl w:val="2"/>
          <w:numId w:val="110"/>
        </w:numPr>
        <w:spacing w:after="0" w:afterAutospacing="0" w:before="0" w:beforeAutospacing="0" w:lineRule="auto"/>
        <w:ind w:left="2160" w:hanging="360"/>
      </w:pPr>
      <w:r w:rsidDel="00000000" w:rsidR="00000000" w:rsidRPr="00000000">
        <w:rPr>
          <w:rtl w:val="0"/>
        </w:rPr>
        <w:t xml:space="preserve">Helps solve the vanishing gradient problem</w:t>
      </w:r>
    </w:p>
    <w:p w:rsidR="00000000" w:rsidDel="00000000" w:rsidP="00000000" w:rsidRDefault="00000000" w:rsidRPr="00000000" w14:paraId="00000017">
      <w:pPr>
        <w:numPr>
          <w:ilvl w:val="2"/>
          <w:numId w:val="110"/>
        </w:numPr>
        <w:spacing w:after="0" w:afterAutospacing="0" w:before="0" w:beforeAutospacing="0" w:lineRule="auto"/>
        <w:ind w:left="2160" w:hanging="360"/>
      </w:pPr>
      <w:r w:rsidDel="00000000" w:rsidR="00000000" w:rsidRPr="00000000">
        <w:rPr>
          <w:rtl w:val="0"/>
        </w:rPr>
        <w:t xml:space="preserve">Speeds up training convergence</w:t>
      </w:r>
    </w:p>
    <w:p w:rsidR="00000000" w:rsidDel="00000000" w:rsidP="00000000" w:rsidRDefault="00000000" w:rsidRPr="00000000" w14:paraId="00000018">
      <w:pPr>
        <w:numPr>
          <w:ilvl w:val="2"/>
          <w:numId w:val="110"/>
        </w:numPr>
        <w:spacing w:after="0" w:afterAutospacing="0" w:before="0" w:beforeAutospacing="0" w:lineRule="auto"/>
        <w:ind w:left="2160" w:hanging="360"/>
      </w:pPr>
      <w:r w:rsidDel="00000000" w:rsidR="00000000" w:rsidRPr="00000000">
        <w:rPr>
          <w:rtl w:val="0"/>
        </w:rPr>
        <w:t xml:space="preserve">Introduces sparsity in the network</w:t>
      </w:r>
    </w:p>
    <w:p w:rsidR="00000000" w:rsidDel="00000000" w:rsidP="00000000" w:rsidRDefault="00000000" w:rsidRPr="00000000" w14:paraId="00000019">
      <w:pPr>
        <w:numPr>
          <w:ilvl w:val="1"/>
          <w:numId w:val="110"/>
        </w:numPr>
        <w:spacing w:after="0" w:afterAutospacing="0" w:before="0" w:beforeAutospacing="0" w:lineRule="auto"/>
        <w:ind w:left="1440" w:hanging="360"/>
      </w:pPr>
      <w:r w:rsidDel="00000000" w:rsidR="00000000" w:rsidRPr="00000000">
        <w:rPr>
          <w:rtl w:val="0"/>
        </w:rPr>
        <w:t xml:space="preserve">Disadvantages:</w:t>
      </w:r>
    </w:p>
    <w:p w:rsidR="00000000" w:rsidDel="00000000" w:rsidP="00000000" w:rsidRDefault="00000000" w:rsidRPr="00000000" w14:paraId="0000001A">
      <w:pPr>
        <w:numPr>
          <w:ilvl w:val="2"/>
          <w:numId w:val="110"/>
        </w:numPr>
        <w:spacing w:after="0" w:afterAutospacing="0" w:before="0" w:beforeAutospacing="0" w:lineRule="auto"/>
        <w:ind w:left="2160" w:hanging="360"/>
      </w:pPr>
      <w:r w:rsidDel="00000000" w:rsidR="00000000" w:rsidRPr="00000000">
        <w:rPr>
          <w:rtl w:val="0"/>
        </w:rPr>
        <w:t xml:space="preserve">"Dying ReLU" problem: neurons can become inactive and stop learning if they output 0</w:t>
      </w:r>
    </w:p>
    <w:p w:rsidR="00000000" w:rsidDel="00000000" w:rsidP="00000000" w:rsidRDefault="00000000" w:rsidRPr="00000000" w14:paraId="0000001B">
      <w:pPr>
        <w:numPr>
          <w:ilvl w:val="2"/>
          <w:numId w:val="110"/>
        </w:numPr>
        <w:spacing w:after="0" w:afterAutospacing="0" w:before="0" w:beforeAutospacing="0" w:lineRule="auto"/>
        <w:ind w:left="2160" w:hanging="360"/>
      </w:pPr>
      <w:r w:rsidDel="00000000" w:rsidR="00000000" w:rsidRPr="00000000">
        <w:rPr>
          <w:rtl w:val="0"/>
        </w:rPr>
        <w:t xml:space="preserve">Not zero-centered, which can slow down gradient descent</w:t>
      </w:r>
    </w:p>
    <w:p w:rsidR="00000000" w:rsidDel="00000000" w:rsidP="00000000" w:rsidRDefault="00000000" w:rsidRPr="00000000" w14:paraId="0000001C">
      <w:pPr>
        <w:numPr>
          <w:ilvl w:val="1"/>
          <w:numId w:val="110"/>
        </w:numPr>
        <w:spacing w:after="0" w:afterAutospacing="0" w:before="0" w:beforeAutospacing="0" w:lineRule="auto"/>
        <w:ind w:left="1440" w:hanging="360"/>
      </w:pPr>
      <w:r w:rsidDel="00000000" w:rsidR="00000000" w:rsidRPr="00000000">
        <w:rPr>
          <w:rtl w:val="0"/>
        </w:rPr>
        <w:t xml:space="preserve">Most commonly used in CNNs, especially in hidden layers</w:t>
      </w:r>
    </w:p>
    <w:p w:rsidR="00000000" w:rsidDel="00000000" w:rsidP="00000000" w:rsidRDefault="00000000" w:rsidRPr="00000000" w14:paraId="0000001D">
      <w:pPr>
        <w:numPr>
          <w:ilvl w:val="0"/>
          <w:numId w:val="110"/>
        </w:numPr>
        <w:spacing w:after="0" w:afterAutospacing="0" w:before="0" w:beforeAutospacing="0" w:lineRule="auto"/>
        <w:ind w:left="720" w:hanging="360"/>
      </w:pPr>
      <w:r w:rsidDel="00000000" w:rsidR="00000000" w:rsidRPr="00000000">
        <w:rPr>
          <w:b w:val="1"/>
          <w:bCs w:val="1"/>
          <w:rtl w:val="0"/>
        </w:rPr>
        <w:t xml:space="preserve">Leaky ReLU</w:t>
      </w:r>
      <w:r w:rsidDel="00000000" w:rsidR="00000000" w:rsidRPr="00000000">
        <w:rPr>
          <w:rtl w:val="0"/>
        </w:rPr>
        <w:t xml:space="preserve">:</w:t>
        <w:br w:type="textWrapping"/>
      </w:r>
    </w:p>
    <w:p w:rsidR="00000000" w:rsidDel="00000000" w:rsidP="00000000" w:rsidRDefault="00000000" w:rsidRPr="00000000" w14:paraId="0000001E">
      <w:pPr>
        <w:numPr>
          <w:ilvl w:val="1"/>
          <w:numId w:val="110"/>
        </w:numPr>
        <w:spacing w:after="0" w:afterAutospacing="0" w:before="0" w:beforeAutospacing="0" w:lineRule="auto"/>
        <w:ind w:left="1440" w:hanging="360"/>
      </w:pPr>
      <w:r w:rsidDel="00000000" w:rsidR="00000000" w:rsidRPr="00000000">
        <w:rPr>
          <w:rtl w:val="0"/>
        </w:rPr>
        <w:t xml:space="preserve">Formula: </w:t>
      </w:r>
      <w:r w:rsidDel="00000000" w:rsidR="00000000" w:rsidRPr="00000000">
        <w:rPr>
          <w:rFonts w:ascii="Roboto Mono" w:cs="Roboto Mono" w:eastAsia="Roboto Mono" w:hAnsi="Roboto Mono"/>
          <w:color w:val="188038"/>
          <w:rtl w:val="0"/>
        </w:rPr>
        <w:t xml:space="preserve">f(x) = max(αx, x)</w:t>
      </w:r>
      <w:r w:rsidDel="00000000" w:rsidR="00000000" w:rsidRPr="00000000">
        <w:rPr>
          <w:rtl w:val="0"/>
        </w:rPr>
        <w:t xml:space="preserve"> where α is a small constant (typically 0.01)</w:t>
      </w:r>
    </w:p>
    <w:p w:rsidR="00000000" w:rsidDel="00000000" w:rsidP="00000000" w:rsidRDefault="00000000" w:rsidRPr="00000000" w14:paraId="0000001F">
      <w:pPr>
        <w:numPr>
          <w:ilvl w:val="1"/>
          <w:numId w:val="110"/>
        </w:numPr>
        <w:spacing w:after="0" w:afterAutospacing="0" w:before="0" w:beforeAutospacing="0" w:lineRule="auto"/>
        <w:ind w:left="1440" w:hanging="360"/>
      </w:pPr>
      <w:r w:rsidDel="00000000" w:rsidR="00000000" w:rsidRPr="00000000">
        <w:rPr>
          <w:rtl w:val="0"/>
        </w:rPr>
        <w:t xml:space="preserve">Alternative form: </w:t>
      </w:r>
      <w:r w:rsidDel="00000000" w:rsidR="00000000" w:rsidRPr="00000000">
        <w:rPr>
          <w:rFonts w:ascii="Roboto Mono" w:cs="Roboto Mono" w:eastAsia="Roboto Mono" w:hAnsi="Roboto Mono"/>
          <w:color w:val="188038"/>
          <w:rtl w:val="0"/>
        </w:rPr>
        <w:t xml:space="preserve">f(x) = x if x &gt; 0, else αx</w:t>
      </w:r>
    </w:p>
    <w:p w:rsidR="00000000" w:rsidDel="00000000" w:rsidP="00000000" w:rsidRDefault="00000000" w:rsidRPr="00000000" w14:paraId="00000020">
      <w:pPr>
        <w:numPr>
          <w:ilvl w:val="1"/>
          <w:numId w:val="1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Output Range: (-∞, ∞)</w:t>
      </w:r>
    </w:p>
    <w:p w:rsidR="00000000" w:rsidDel="00000000" w:rsidP="00000000" w:rsidRDefault="00000000" w:rsidRPr="00000000" w14:paraId="00000021">
      <w:pPr>
        <w:numPr>
          <w:ilvl w:val="1"/>
          <w:numId w:val="110"/>
        </w:numPr>
        <w:spacing w:after="0" w:afterAutospacing="0" w:before="0" w:beforeAutospacing="0" w:lineRule="auto"/>
        <w:ind w:left="1440" w:hanging="360"/>
      </w:pPr>
      <w:r w:rsidDel="00000000" w:rsidR="00000000" w:rsidRPr="00000000">
        <w:rPr>
          <w:rtl w:val="0"/>
        </w:rPr>
        <w:t xml:space="preserve">Advantages:</w:t>
      </w:r>
    </w:p>
    <w:p w:rsidR="00000000" w:rsidDel="00000000" w:rsidP="00000000" w:rsidRDefault="00000000" w:rsidRPr="00000000" w14:paraId="00000022">
      <w:pPr>
        <w:numPr>
          <w:ilvl w:val="2"/>
          <w:numId w:val="110"/>
        </w:numPr>
        <w:spacing w:after="0" w:afterAutospacing="0" w:before="0" w:beforeAutospacing="0" w:lineRule="auto"/>
        <w:ind w:left="2160" w:hanging="360"/>
      </w:pPr>
      <w:r w:rsidDel="00000000" w:rsidR="00000000" w:rsidRPr="00000000">
        <w:rPr>
          <w:rtl w:val="0"/>
        </w:rPr>
        <w:t xml:space="preserve">Solves the "dying ReLU" problem by allowing small negative values</w:t>
      </w:r>
    </w:p>
    <w:p w:rsidR="00000000" w:rsidDel="00000000" w:rsidP="00000000" w:rsidRDefault="00000000" w:rsidRPr="00000000" w14:paraId="00000023">
      <w:pPr>
        <w:numPr>
          <w:ilvl w:val="2"/>
          <w:numId w:val="110"/>
        </w:numPr>
        <w:spacing w:after="0" w:afterAutospacing="0" w:before="0" w:beforeAutospacing="0" w:lineRule="auto"/>
        <w:ind w:left="2160" w:hanging="360"/>
      </w:pPr>
      <w:r w:rsidDel="00000000" w:rsidR="00000000" w:rsidRPr="00000000">
        <w:rPr>
          <w:rtl w:val="0"/>
        </w:rPr>
        <w:t xml:space="preserve">Maintains computational efficiency</w:t>
      </w:r>
    </w:p>
    <w:p w:rsidR="00000000" w:rsidDel="00000000" w:rsidP="00000000" w:rsidRDefault="00000000" w:rsidRPr="00000000" w14:paraId="00000024">
      <w:pPr>
        <w:numPr>
          <w:ilvl w:val="2"/>
          <w:numId w:val="110"/>
        </w:numPr>
        <w:spacing w:after="0" w:afterAutospacing="0" w:before="0" w:beforeAutospacing="0" w:lineRule="auto"/>
        <w:ind w:left="2160" w:hanging="360"/>
      </w:pPr>
      <w:r w:rsidDel="00000000" w:rsidR="00000000" w:rsidRPr="00000000">
        <w:rPr>
          <w:rtl w:val="0"/>
        </w:rPr>
        <w:t xml:space="preserve">Better gradient flow for negative inputs</w:t>
      </w:r>
    </w:p>
    <w:p w:rsidR="00000000" w:rsidDel="00000000" w:rsidP="00000000" w:rsidRDefault="00000000" w:rsidRPr="00000000" w14:paraId="00000025">
      <w:pPr>
        <w:numPr>
          <w:ilvl w:val="1"/>
          <w:numId w:val="110"/>
        </w:numPr>
        <w:spacing w:after="0" w:afterAutospacing="0" w:before="0" w:beforeAutospacing="0" w:lineRule="auto"/>
        <w:ind w:left="1440" w:hanging="360"/>
      </w:pPr>
      <w:r w:rsidDel="00000000" w:rsidR="00000000" w:rsidRPr="00000000">
        <w:rPr>
          <w:rtl w:val="0"/>
        </w:rPr>
        <w:t xml:space="preserve">Used when ReLU neurons are dying during training</w:t>
      </w:r>
    </w:p>
    <w:p w:rsidR="00000000" w:rsidDel="00000000" w:rsidP="00000000" w:rsidRDefault="00000000" w:rsidRPr="00000000" w14:paraId="00000026">
      <w:pPr>
        <w:numPr>
          <w:ilvl w:val="0"/>
          <w:numId w:val="110"/>
        </w:numPr>
        <w:spacing w:after="0" w:afterAutospacing="0" w:before="0" w:beforeAutospacing="0" w:lineRule="auto"/>
        <w:ind w:left="720" w:hanging="360"/>
      </w:pPr>
      <w:r w:rsidDel="00000000" w:rsidR="00000000" w:rsidRPr="00000000">
        <w:rPr>
          <w:b w:val="1"/>
          <w:bCs w:val="1"/>
          <w:rtl w:val="0"/>
        </w:rPr>
        <w:t xml:space="preserve">Parametric ReLU (PReLU)</w:t>
      </w:r>
      <w:r w:rsidDel="00000000" w:rsidR="00000000" w:rsidRPr="00000000">
        <w:rPr>
          <w:rtl w:val="0"/>
        </w:rPr>
        <w:t xml:space="preserve">:</w:t>
        <w:br w:type="textWrapping"/>
      </w:r>
    </w:p>
    <w:p w:rsidR="00000000" w:rsidDel="00000000" w:rsidP="00000000" w:rsidRDefault="00000000" w:rsidRPr="00000000" w14:paraId="00000027">
      <w:pPr>
        <w:numPr>
          <w:ilvl w:val="1"/>
          <w:numId w:val="110"/>
        </w:numPr>
        <w:spacing w:after="0" w:afterAutospacing="0" w:before="0" w:beforeAutospacing="0" w:lineRule="auto"/>
        <w:ind w:left="1440" w:hanging="360"/>
      </w:pPr>
      <w:r w:rsidDel="00000000" w:rsidR="00000000" w:rsidRPr="00000000">
        <w:rPr>
          <w:rtl w:val="0"/>
        </w:rPr>
        <w:t xml:space="preserve">Formula: </w:t>
      </w:r>
      <w:r w:rsidDel="00000000" w:rsidR="00000000" w:rsidRPr="00000000">
        <w:rPr>
          <w:rFonts w:ascii="Roboto Mono" w:cs="Roboto Mono" w:eastAsia="Roboto Mono" w:hAnsi="Roboto Mono"/>
          <w:color w:val="188038"/>
          <w:rtl w:val="0"/>
        </w:rPr>
        <w:t xml:space="preserve">f(x) = max(αx, x)</w:t>
      </w:r>
      <w:r w:rsidDel="00000000" w:rsidR="00000000" w:rsidRPr="00000000">
        <w:rPr>
          <w:rtl w:val="0"/>
        </w:rPr>
        <w:t xml:space="preserve"> where α is a learnable parameter</w:t>
      </w:r>
    </w:p>
    <w:p w:rsidR="00000000" w:rsidDel="00000000" w:rsidP="00000000" w:rsidRDefault="00000000" w:rsidRPr="00000000" w14:paraId="00000028">
      <w:pPr>
        <w:numPr>
          <w:ilvl w:val="1"/>
          <w:numId w:val="1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Output Range: (-∞, ∞)</w:t>
      </w:r>
    </w:p>
    <w:p w:rsidR="00000000" w:rsidDel="00000000" w:rsidP="00000000" w:rsidRDefault="00000000" w:rsidRPr="00000000" w14:paraId="00000029">
      <w:pPr>
        <w:numPr>
          <w:ilvl w:val="1"/>
          <w:numId w:val="110"/>
        </w:numPr>
        <w:spacing w:after="0" w:afterAutospacing="0" w:before="0" w:beforeAutospacing="0" w:lineRule="auto"/>
        <w:ind w:left="1440" w:hanging="360"/>
      </w:pPr>
      <w:r w:rsidDel="00000000" w:rsidR="00000000" w:rsidRPr="00000000">
        <w:rPr>
          <w:rtl w:val="0"/>
        </w:rPr>
        <w:t xml:space="preserve">Advantages:</w:t>
      </w:r>
    </w:p>
    <w:p w:rsidR="00000000" w:rsidDel="00000000" w:rsidP="00000000" w:rsidRDefault="00000000" w:rsidRPr="00000000" w14:paraId="0000002A">
      <w:pPr>
        <w:numPr>
          <w:ilvl w:val="2"/>
          <w:numId w:val="110"/>
        </w:numPr>
        <w:spacing w:after="0" w:afterAutospacing="0" w:before="0" w:beforeAutospacing="0" w:lineRule="auto"/>
        <w:ind w:left="2160" w:hanging="360"/>
      </w:pPr>
      <w:r w:rsidDel="00000000" w:rsidR="00000000" w:rsidRPr="00000000">
        <w:rPr>
          <w:rtl w:val="0"/>
        </w:rPr>
        <w:t xml:space="preserve">α is learned during training, adapting to the data</w:t>
      </w:r>
    </w:p>
    <w:p w:rsidR="00000000" w:rsidDel="00000000" w:rsidP="00000000" w:rsidRDefault="00000000" w:rsidRPr="00000000" w14:paraId="0000002B">
      <w:pPr>
        <w:numPr>
          <w:ilvl w:val="2"/>
          <w:numId w:val="110"/>
        </w:numPr>
        <w:spacing w:after="0" w:afterAutospacing="0" w:before="0" w:beforeAutospacing="0" w:lineRule="auto"/>
        <w:ind w:left="2160" w:hanging="360"/>
      </w:pPr>
      <w:r w:rsidDel="00000000" w:rsidR="00000000" w:rsidRPr="00000000">
        <w:rPr>
          <w:rtl w:val="0"/>
        </w:rPr>
        <w:t xml:space="preserve">Can outperform fixed Leaky ReLU</w:t>
      </w:r>
    </w:p>
    <w:p w:rsidR="00000000" w:rsidDel="00000000" w:rsidP="00000000" w:rsidRDefault="00000000" w:rsidRPr="00000000" w14:paraId="0000002C">
      <w:pPr>
        <w:numPr>
          <w:ilvl w:val="2"/>
          <w:numId w:val="110"/>
        </w:numPr>
        <w:spacing w:after="0" w:afterAutospacing="0" w:before="0" w:beforeAutospacing="0" w:lineRule="auto"/>
        <w:ind w:left="2160" w:hanging="360"/>
      </w:pPr>
      <w:r w:rsidDel="00000000" w:rsidR="00000000" w:rsidRPr="00000000">
        <w:rPr>
          <w:rtl w:val="0"/>
        </w:rPr>
        <w:t xml:space="preserve">Provides flexibility for different layers</w:t>
      </w:r>
    </w:p>
    <w:p w:rsidR="00000000" w:rsidDel="00000000" w:rsidP="00000000" w:rsidRDefault="00000000" w:rsidRPr="00000000" w14:paraId="0000002D">
      <w:pPr>
        <w:numPr>
          <w:ilvl w:val="1"/>
          <w:numId w:val="110"/>
        </w:numPr>
        <w:spacing w:after="0" w:afterAutospacing="0" w:before="0" w:beforeAutospacing="0" w:lineRule="auto"/>
        <w:ind w:left="1440" w:hanging="360"/>
      </w:pPr>
      <w:r w:rsidDel="00000000" w:rsidR="00000000" w:rsidRPr="00000000">
        <w:rPr>
          <w:rtl w:val="0"/>
        </w:rPr>
        <w:t xml:space="preserve">Slightly more complex due to additional parameters</w:t>
      </w:r>
    </w:p>
    <w:p w:rsidR="00000000" w:rsidDel="00000000" w:rsidP="00000000" w:rsidRDefault="00000000" w:rsidRPr="00000000" w14:paraId="0000002E">
      <w:pPr>
        <w:numPr>
          <w:ilvl w:val="0"/>
          <w:numId w:val="110"/>
        </w:numPr>
        <w:spacing w:after="0" w:afterAutospacing="0" w:before="0" w:beforeAutospacing="0" w:lineRule="auto"/>
        <w:ind w:left="720" w:hanging="360"/>
      </w:pPr>
      <w:r w:rsidDel="00000000" w:rsidR="00000000" w:rsidRPr="00000000">
        <w:rPr>
          <w:b w:val="1"/>
          <w:bCs w:val="1"/>
          <w:rtl w:val="0"/>
        </w:rPr>
        <w:t xml:space="preserve">ELU (Exponential Linear Unit)</w:t>
      </w:r>
      <w:r w:rsidDel="00000000" w:rsidR="00000000" w:rsidRPr="00000000">
        <w:rPr>
          <w:rtl w:val="0"/>
        </w:rPr>
        <w:t xml:space="preserve">:</w:t>
        <w:br w:type="textWrapping"/>
      </w:r>
    </w:p>
    <w:p w:rsidR="00000000" w:rsidDel="00000000" w:rsidP="00000000" w:rsidRDefault="00000000" w:rsidRPr="00000000" w14:paraId="0000002F">
      <w:pPr>
        <w:numPr>
          <w:ilvl w:val="1"/>
          <w:numId w:val="110"/>
        </w:numPr>
        <w:spacing w:after="0" w:afterAutospacing="0" w:before="0" w:beforeAutospacing="0" w:lineRule="auto"/>
        <w:ind w:left="1440" w:hanging="360"/>
      </w:pPr>
      <w:r w:rsidDel="00000000" w:rsidR="00000000" w:rsidRPr="00000000">
        <w:rPr>
          <w:rtl w:val="0"/>
        </w:rPr>
        <w:t xml:space="preserve">Formula: </w:t>
      </w:r>
      <w:r w:rsidDel="00000000" w:rsidR="00000000" w:rsidRPr="00000000">
        <w:rPr>
          <w:rFonts w:ascii="Roboto Mono" w:cs="Roboto Mono" w:eastAsia="Roboto Mono" w:hAnsi="Roboto Mono"/>
          <w:color w:val="188038"/>
          <w:rtl w:val="0"/>
        </w:rPr>
        <w:t xml:space="preserve">f(x) = x if x &gt; 0, else α(e^x - 1)</w:t>
      </w:r>
    </w:p>
    <w:p w:rsidR="00000000" w:rsidDel="00000000" w:rsidP="00000000" w:rsidRDefault="00000000" w:rsidRPr="00000000" w14:paraId="00000030">
      <w:pPr>
        <w:numPr>
          <w:ilvl w:val="1"/>
          <w:numId w:val="1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Output Range: (-α, ∞)</w:t>
      </w:r>
    </w:p>
    <w:p w:rsidR="00000000" w:rsidDel="00000000" w:rsidP="00000000" w:rsidRDefault="00000000" w:rsidRPr="00000000" w14:paraId="00000031">
      <w:pPr>
        <w:numPr>
          <w:ilvl w:val="1"/>
          <w:numId w:val="110"/>
        </w:numPr>
        <w:spacing w:after="0" w:afterAutospacing="0" w:before="0" w:beforeAutospacing="0" w:lineRule="auto"/>
        <w:ind w:left="1440" w:hanging="360"/>
      </w:pPr>
      <w:r w:rsidDel="00000000" w:rsidR="00000000" w:rsidRPr="00000000">
        <w:rPr>
          <w:rtl w:val="0"/>
        </w:rPr>
        <w:t xml:space="preserve">Advantages:</w:t>
      </w:r>
    </w:p>
    <w:p w:rsidR="00000000" w:rsidDel="00000000" w:rsidP="00000000" w:rsidRDefault="00000000" w:rsidRPr="00000000" w14:paraId="00000032">
      <w:pPr>
        <w:numPr>
          <w:ilvl w:val="2"/>
          <w:numId w:val="110"/>
        </w:numPr>
        <w:spacing w:after="0" w:afterAutospacing="0" w:before="0" w:beforeAutospacing="0" w:lineRule="auto"/>
        <w:ind w:left="2160" w:hanging="360"/>
      </w:pPr>
      <w:r w:rsidDel="00000000" w:rsidR="00000000" w:rsidRPr="00000000">
        <w:rPr>
          <w:rtl w:val="0"/>
        </w:rPr>
        <w:t xml:space="preserve">Smooth function, closer to zero mean</w:t>
      </w:r>
    </w:p>
    <w:p w:rsidR="00000000" w:rsidDel="00000000" w:rsidP="00000000" w:rsidRDefault="00000000" w:rsidRPr="00000000" w14:paraId="00000033">
      <w:pPr>
        <w:numPr>
          <w:ilvl w:val="2"/>
          <w:numId w:val="110"/>
        </w:numPr>
        <w:spacing w:after="0" w:afterAutospacing="0" w:before="0" w:beforeAutospacing="0" w:lineRule="auto"/>
        <w:ind w:left="2160" w:hanging="360"/>
      </w:pPr>
      <w:r w:rsidDel="00000000" w:rsidR="00000000" w:rsidRPr="00000000">
        <w:rPr>
          <w:rtl w:val="0"/>
        </w:rPr>
        <w:t xml:space="preserve">Can produce negative outputs, helping mean activations closer to zero</w:t>
      </w:r>
    </w:p>
    <w:p w:rsidR="00000000" w:rsidDel="00000000" w:rsidP="00000000" w:rsidRDefault="00000000" w:rsidRPr="00000000" w14:paraId="00000034">
      <w:pPr>
        <w:numPr>
          <w:ilvl w:val="2"/>
          <w:numId w:val="110"/>
        </w:numPr>
        <w:spacing w:after="0" w:afterAutospacing="0" w:before="0" w:beforeAutospacing="0" w:lineRule="auto"/>
        <w:ind w:left="2160" w:hanging="360"/>
      </w:pPr>
      <w:r w:rsidDel="00000000" w:rsidR="00000000" w:rsidRPr="00000000">
        <w:rPr>
          <w:rtl w:val="0"/>
        </w:rPr>
        <w:t xml:space="preserve">Reduces bias shift effect</w:t>
      </w:r>
    </w:p>
    <w:p w:rsidR="00000000" w:rsidDel="00000000" w:rsidP="00000000" w:rsidRDefault="00000000" w:rsidRPr="00000000" w14:paraId="00000035">
      <w:pPr>
        <w:numPr>
          <w:ilvl w:val="1"/>
          <w:numId w:val="110"/>
        </w:numPr>
        <w:spacing w:after="0" w:afterAutospacing="0" w:before="0" w:beforeAutospacing="0" w:lineRule="auto"/>
        <w:ind w:left="1440" w:hanging="360"/>
      </w:pPr>
      <w:r w:rsidDel="00000000" w:rsidR="00000000" w:rsidRPr="00000000">
        <w:rPr>
          <w:rtl w:val="0"/>
        </w:rPr>
        <w:t xml:space="preserve">Disadvantages:</w:t>
      </w:r>
    </w:p>
    <w:p w:rsidR="00000000" w:rsidDel="00000000" w:rsidP="00000000" w:rsidRDefault="00000000" w:rsidRPr="00000000" w14:paraId="00000036">
      <w:pPr>
        <w:numPr>
          <w:ilvl w:val="2"/>
          <w:numId w:val="110"/>
        </w:numPr>
        <w:spacing w:after="0" w:afterAutospacing="0" w:before="0" w:beforeAutospacing="0" w:lineRule="auto"/>
        <w:ind w:left="2160" w:hanging="360"/>
      </w:pPr>
      <w:r w:rsidDel="00000000" w:rsidR="00000000" w:rsidRPr="00000000">
        <w:rPr>
          <w:rtl w:val="0"/>
        </w:rPr>
        <w:t xml:space="preserve">Computationally more expensive (exponential calculation)</w:t>
      </w:r>
    </w:p>
    <w:p w:rsidR="00000000" w:rsidDel="00000000" w:rsidP="00000000" w:rsidRDefault="00000000" w:rsidRPr="00000000" w14:paraId="00000037">
      <w:pPr>
        <w:numPr>
          <w:ilvl w:val="2"/>
          <w:numId w:val="110"/>
        </w:numPr>
        <w:spacing w:after="0" w:afterAutospacing="0" w:before="0" w:beforeAutospacing="0" w:lineRule="auto"/>
        <w:ind w:left="2160" w:hanging="360"/>
      </w:pPr>
      <w:r w:rsidDel="00000000" w:rsidR="00000000" w:rsidRPr="00000000">
        <w:rPr>
          <w:rtl w:val="0"/>
        </w:rPr>
        <w:t xml:space="preserve">Slower than ReLU</w:t>
      </w:r>
    </w:p>
    <w:p w:rsidR="00000000" w:rsidDel="00000000" w:rsidP="00000000" w:rsidRDefault="00000000" w:rsidRPr="00000000" w14:paraId="00000038">
      <w:pPr>
        <w:numPr>
          <w:ilvl w:val="0"/>
          <w:numId w:val="110"/>
        </w:numPr>
        <w:spacing w:after="0" w:afterAutospacing="0" w:before="0" w:beforeAutospacing="0" w:lineRule="auto"/>
        <w:ind w:left="720" w:hanging="360"/>
      </w:pPr>
      <w:r w:rsidDel="00000000" w:rsidR="00000000" w:rsidRPr="00000000">
        <w:rPr>
          <w:b w:val="1"/>
          <w:bCs w:val="1"/>
          <w:rtl w:val="0"/>
        </w:rPr>
        <w:t xml:space="preserve">Sigmoid (Logistic)</w:t>
      </w:r>
      <w:r w:rsidDel="00000000" w:rsidR="00000000" w:rsidRPr="00000000">
        <w:rPr>
          <w:rtl w:val="0"/>
        </w:rPr>
        <w:t xml:space="preserve">:</w:t>
        <w:br w:type="textWrapping"/>
      </w:r>
    </w:p>
    <w:p w:rsidR="00000000" w:rsidDel="00000000" w:rsidP="00000000" w:rsidRDefault="00000000" w:rsidRPr="00000000" w14:paraId="00000039">
      <w:pPr>
        <w:numPr>
          <w:ilvl w:val="1"/>
          <w:numId w:val="110"/>
        </w:numPr>
        <w:spacing w:after="0" w:afterAutospacing="0" w:before="0" w:beforeAutospacing="0" w:lineRule="auto"/>
        <w:ind w:left="1440" w:hanging="360"/>
      </w:pPr>
      <w:r w:rsidDel="00000000" w:rsidR="00000000" w:rsidRPr="00000000">
        <w:rPr>
          <w:rtl w:val="0"/>
        </w:rPr>
        <w:t xml:space="preserve">Formula: </w:t>
      </w:r>
      <w:r w:rsidDel="00000000" w:rsidR="00000000" w:rsidRPr="00000000">
        <w:rPr>
          <w:rFonts w:ascii="Roboto Mono" w:cs="Roboto Mono" w:eastAsia="Roboto Mono" w:hAnsi="Roboto Mono"/>
          <w:color w:val="188038"/>
          <w:rtl w:val="0"/>
        </w:rPr>
        <w:t xml:space="preserve">f(x) = 1 / (1 + e^(-x))</w:t>
      </w:r>
    </w:p>
    <w:p w:rsidR="00000000" w:rsidDel="00000000" w:rsidP="00000000" w:rsidRDefault="00000000" w:rsidRPr="00000000" w14:paraId="0000003A">
      <w:pPr>
        <w:numPr>
          <w:ilvl w:val="1"/>
          <w:numId w:val="110"/>
        </w:numPr>
        <w:spacing w:after="0" w:afterAutospacing="0" w:before="0" w:beforeAutospacing="0" w:lineRule="auto"/>
        <w:ind w:left="1440" w:hanging="360"/>
      </w:pPr>
      <w:r w:rsidDel="00000000" w:rsidR="00000000" w:rsidRPr="00000000">
        <w:rPr>
          <w:rtl w:val="0"/>
        </w:rPr>
        <w:t xml:space="preserve">Output Range: (0, 1)</w:t>
      </w:r>
    </w:p>
    <w:p w:rsidR="00000000" w:rsidDel="00000000" w:rsidP="00000000" w:rsidRDefault="00000000" w:rsidRPr="00000000" w14:paraId="0000003B">
      <w:pPr>
        <w:numPr>
          <w:ilvl w:val="1"/>
          <w:numId w:val="110"/>
        </w:numPr>
        <w:spacing w:after="0" w:afterAutospacing="0" w:before="0" w:beforeAutospacing="0" w:lineRule="auto"/>
        <w:ind w:left="1440" w:hanging="360"/>
      </w:pPr>
      <w:r w:rsidDel="00000000" w:rsidR="00000000" w:rsidRPr="00000000">
        <w:rPr>
          <w:rtl w:val="0"/>
        </w:rPr>
        <w:t xml:space="preserve">Advantages:</w:t>
      </w:r>
    </w:p>
    <w:p w:rsidR="00000000" w:rsidDel="00000000" w:rsidP="00000000" w:rsidRDefault="00000000" w:rsidRPr="00000000" w14:paraId="0000003C">
      <w:pPr>
        <w:numPr>
          <w:ilvl w:val="2"/>
          <w:numId w:val="110"/>
        </w:numPr>
        <w:spacing w:after="0" w:afterAutospacing="0" w:before="0" w:beforeAutospacing="0" w:lineRule="auto"/>
        <w:ind w:left="2160" w:hanging="360"/>
      </w:pPr>
      <w:r w:rsidDel="00000000" w:rsidR="00000000" w:rsidRPr="00000000">
        <w:rPr>
          <w:rtl w:val="0"/>
        </w:rPr>
        <w:t xml:space="preserve">Smooth gradient</w:t>
      </w:r>
    </w:p>
    <w:p w:rsidR="00000000" w:rsidDel="00000000" w:rsidP="00000000" w:rsidRDefault="00000000" w:rsidRPr="00000000" w14:paraId="0000003D">
      <w:pPr>
        <w:numPr>
          <w:ilvl w:val="2"/>
          <w:numId w:val="110"/>
        </w:numPr>
        <w:spacing w:after="0" w:afterAutospacing="0" w:before="0" w:beforeAutospacing="0" w:lineRule="auto"/>
        <w:ind w:left="2160" w:hanging="360"/>
      </w:pPr>
      <w:r w:rsidDel="00000000" w:rsidR="00000000" w:rsidRPr="00000000">
        <w:rPr>
          <w:rtl w:val="0"/>
        </w:rPr>
        <w:t xml:space="preserve">Output interpretable as probability</w:t>
      </w:r>
    </w:p>
    <w:p w:rsidR="00000000" w:rsidDel="00000000" w:rsidP="00000000" w:rsidRDefault="00000000" w:rsidRPr="00000000" w14:paraId="0000003E">
      <w:pPr>
        <w:numPr>
          <w:ilvl w:val="2"/>
          <w:numId w:val="110"/>
        </w:numPr>
        <w:spacing w:after="0" w:afterAutospacing="0" w:before="0" w:beforeAutospacing="0" w:lineRule="auto"/>
        <w:ind w:left="2160" w:hanging="360"/>
      </w:pPr>
      <w:r w:rsidDel="00000000" w:rsidR="00000000" w:rsidRPr="00000000">
        <w:rPr>
          <w:rtl w:val="0"/>
        </w:rPr>
        <w:t xml:space="preserve">Used in binary classification output layers</w:t>
      </w:r>
    </w:p>
    <w:p w:rsidR="00000000" w:rsidDel="00000000" w:rsidP="00000000" w:rsidRDefault="00000000" w:rsidRPr="00000000" w14:paraId="0000003F">
      <w:pPr>
        <w:numPr>
          <w:ilvl w:val="1"/>
          <w:numId w:val="110"/>
        </w:numPr>
        <w:spacing w:after="0" w:afterAutospacing="0" w:before="0" w:beforeAutospacing="0" w:lineRule="auto"/>
        <w:ind w:left="1440" w:hanging="360"/>
      </w:pPr>
      <w:r w:rsidDel="00000000" w:rsidR="00000000" w:rsidRPr="00000000">
        <w:rPr>
          <w:rtl w:val="0"/>
        </w:rPr>
        <w:t xml:space="preserve">Disadvantages:</w:t>
      </w:r>
    </w:p>
    <w:p w:rsidR="00000000" w:rsidDel="00000000" w:rsidP="00000000" w:rsidRDefault="00000000" w:rsidRPr="00000000" w14:paraId="00000040">
      <w:pPr>
        <w:numPr>
          <w:ilvl w:val="2"/>
          <w:numId w:val="110"/>
        </w:numPr>
        <w:spacing w:after="0" w:afterAutospacing="0" w:before="0" w:beforeAutospacing="0" w:lineRule="auto"/>
        <w:ind w:left="2160" w:hanging="360"/>
      </w:pPr>
      <w:r w:rsidDel="00000000" w:rsidR="00000000" w:rsidRPr="00000000">
        <w:rPr>
          <w:rtl w:val="0"/>
        </w:rPr>
        <w:t xml:space="preserve">Vanishing gradient problem for extreme values</w:t>
      </w:r>
    </w:p>
    <w:p w:rsidR="00000000" w:rsidDel="00000000" w:rsidP="00000000" w:rsidRDefault="00000000" w:rsidRPr="00000000" w14:paraId="00000041">
      <w:pPr>
        <w:numPr>
          <w:ilvl w:val="2"/>
          <w:numId w:val="110"/>
        </w:numPr>
        <w:spacing w:after="0" w:afterAutospacing="0" w:before="0" w:beforeAutospacing="0" w:lineRule="auto"/>
        <w:ind w:left="2160" w:hanging="360"/>
      </w:pPr>
      <w:r w:rsidDel="00000000" w:rsidR="00000000" w:rsidRPr="00000000">
        <w:rPr>
          <w:rtl w:val="0"/>
        </w:rPr>
        <w:t xml:space="preserve">Not zero-centered</w:t>
      </w:r>
    </w:p>
    <w:p w:rsidR="00000000" w:rsidDel="00000000" w:rsidP="00000000" w:rsidRDefault="00000000" w:rsidRPr="00000000" w14:paraId="00000042">
      <w:pPr>
        <w:numPr>
          <w:ilvl w:val="2"/>
          <w:numId w:val="110"/>
        </w:numPr>
        <w:spacing w:after="0" w:afterAutospacing="0" w:before="0" w:beforeAutospacing="0" w:lineRule="auto"/>
        <w:ind w:left="2160" w:hanging="360"/>
      </w:pPr>
      <w:r w:rsidDel="00000000" w:rsidR="00000000" w:rsidRPr="00000000">
        <w:rPr>
          <w:rtl w:val="0"/>
        </w:rPr>
        <w:t xml:space="preserve">Computationally expensive</w:t>
      </w:r>
    </w:p>
    <w:p w:rsidR="00000000" w:rsidDel="00000000" w:rsidP="00000000" w:rsidRDefault="00000000" w:rsidRPr="00000000" w14:paraId="00000043">
      <w:pPr>
        <w:numPr>
          <w:ilvl w:val="1"/>
          <w:numId w:val="110"/>
        </w:numPr>
        <w:spacing w:after="0" w:afterAutospacing="0" w:before="0" w:beforeAutospacing="0" w:lineRule="auto"/>
        <w:ind w:left="1440" w:hanging="360"/>
      </w:pPr>
      <w:r w:rsidDel="00000000" w:rsidR="00000000" w:rsidRPr="00000000">
        <w:rPr>
          <w:rtl w:val="0"/>
        </w:rPr>
        <w:t xml:space="preserve">Rarely used in hidden layers of modern CNNs, but common in output layers for binary classification</w:t>
      </w:r>
    </w:p>
    <w:p w:rsidR="00000000" w:rsidDel="00000000" w:rsidP="00000000" w:rsidRDefault="00000000" w:rsidRPr="00000000" w14:paraId="00000044">
      <w:pPr>
        <w:numPr>
          <w:ilvl w:val="0"/>
          <w:numId w:val="110"/>
        </w:numPr>
        <w:spacing w:after="0" w:afterAutospacing="0" w:before="0" w:beforeAutospacing="0" w:lineRule="auto"/>
        <w:ind w:left="720" w:hanging="360"/>
      </w:pPr>
      <w:r w:rsidDel="00000000" w:rsidR="00000000" w:rsidRPr="00000000">
        <w:rPr>
          <w:b w:val="1"/>
          <w:bCs w:val="1"/>
          <w:rtl w:val="0"/>
        </w:rPr>
        <w:t xml:space="preserve">Tanh (Hyperbolic Tangent)</w:t>
      </w:r>
      <w:r w:rsidDel="00000000" w:rsidR="00000000" w:rsidRPr="00000000">
        <w:rPr>
          <w:rtl w:val="0"/>
        </w:rPr>
        <w:t xml:space="preserve">:</w:t>
        <w:br w:type="textWrapping"/>
      </w:r>
    </w:p>
    <w:p w:rsidR="00000000" w:rsidDel="00000000" w:rsidP="00000000" w:rsidRDefault="00000000" w:rsidRPr="00000000" w14:paraId="00000045">
      <w:pPr>
        <w:numPr>
          <w:ilvl w:val="1"/>
          <w:numId w:val="110"/>
        </w:numPr>
        <w:spacing w:after="0" w:afterAutospacing="0" w:before="0" w:beforeAutospacing="0" w:lineRule="auto"/>
        <w:ind w:left="1440" w:hanging="360"/>
      </w:pPr>
      <w:r w:rsidDel="00000000" w:rsidR="00000000" w:rsidRPr="00000000">
        <w:rPr>
          <w:rtl w:val="0"/>
        </w:rPr>
        <w:t xml:space="preserve">Formula: </w:t>
      </w:r>
      <w:r w:rsidDel="00000000" w:rsidR="00000000" w:rsidRPr="00000000">
        <w:rPr>
          <w:rFonts w:ascii="Roboto Mono" w:cs="Roboto Mono" w:eastAsia="Roboto Mono" w:hAnsi="Roboto Mono"/>
          <w:color w:val="188038"/>
          <w:rtl w:val="0"/>
        </w:rPr>
        <w:t xml:space="preserve">f(x) = (e^x - e^(-x)) / (e^x + e^(-x))</w:t>
      </w:r>
    </w:p>
    <w:p w:rsidR="00000000" w:rsidDel="00000000" w:rsidP="00000000" w:rsidRDefault="00000000" w:rsidRPr="00000000" w14:paraId="00000046">
      <w:pPr>
        <w:numPr>
          <w:ilvl w:val="1"/>
          <w:numId w:val="110"/>
        </w:numPr>
        <w:spacing w:after="0" w:afterAutospacing="0" w:before="0" w:beforeAutospacing="0" w:lineRule="auto"/>
        <w:ind w:left="1440" w:hanging="360"/>
      </w:pPr>
      <w:r w:rsidDel="00000000" w:rsidR="00000000" w:rsidRPr="00000000">
        <w:rPr>
          <w:rtl w:val="0"/>
        </w:rPr>
        <w:t xml:space="preserve">Output Range: (-1, 1)</w:t>
      </w:r>
    </w:p>
    <w:p w:rsidR="00000000" w:rsidDel="00000000" w:rsidP="00000000" w:rsidRDefault="00000000" w:rsidRPr="00000000" w14:paraId="00000047">
      <w:pPr>
        <w:numPr>
          <w:ilvl w:val="1"/>
          <w:numId w:val="110"/>
        </w:numPr>
        <w:spacing w:after="0" w:afterAutospacing="0" w:before="0" w:beforeAutospacing="0" w:lineRule="auto"/>
        <w:ind w:left="1440" w:hanging="360"/>
      </w:pPr>
      <w:r w:rsidDel="00000000" w:rsidR="00000000" w:rsidRPr="00000000">
        <w:rPr>
          <w:rtl w:val="0"/>
        </w:rPr>
        <w:t xml:space="preserve">Advantages:</w:t>
      </w:r>
    </w:p>
    <w:p w:rsidR="00000000" w:rsidDel="00000000" w:rsidP="00000000" w:rsidRDefault="00000000" w:rsidRPr="00000000" w14:paraId="00000048">
      <w:pPr>
        <w:numPr>
          <w:ilvl w:val="2"/>
          <w:numId w:val="110"/>
        </w:numPr>
        <w:spacing w:after="0" w:afterAutospacing="0" w:before="0" w:beforeAutospacing="0" w:lineRule="auto"/>
        <w:ind w:left="2160" w:hanging="360"/>
      </w:pPr>
      <w:r w:rsidDel="00000000" w:rsidR="00000000" w:rsidRPr="00000000">
        <w:rPr>
          <w:rtl w:val="0"/>
        </w:rPr>
        <w:t xml:space="preserve">Zero-centered, better than sigmoid</w:t>
      </w:r>
    </w:p>
    <w:p w:rsidR="00000000" w:rsidDel="00000000" w:rsidP="00000000" w:rsidRDefault="00000000" w:rsidRPr="00000000" w14:paraId="00000049">
      <w:pPr>
        <w:numPr>
          <w:ilvl w:val="2"/>
          <w:numId w:val="110"/>
        </w:numPr>
        <w:spacing w:after="0" w:afterAutospacing="0" w:before="0" w:beforeAutospacing="0" w:lineRule="auto"/>
        <w:ind w:left="2160" w:hanging="360"/>
      </w:pPr>
      <w:r w:rsidDel="00000000" w:rsidR="00000000" w:rsidRPr="00000000">
        <w:rPr>
          <w:rtl w:val="0"/>
        </w:rPr>
        <w:t xml:space="preserve">Stronger gradients than sigmoid</w:t>
      </w:r>
    </w:p>
    <w:p w:rsidR="00000000" w:rsidDel="00000000" w:rsidP="00000000" w:rsidRDefault="00000000" w:rsidRPr="00000000" w14:paraId="0000004A">
      <w:pPr>
        <w:numPr>
          <w:ilvl w:val="2"/>
          <w:numId w:val="110"/>
        </w:numPr>
        <w:spacing w:after="0" w:afterAutospacing="0" w:before="0" w:beforeAutospacing="0" w:lineRule="auto"/>
        <w:ind w:left="2160" w:hanging="360"/>
      </w:pPr>
      <w:r w:rsidDel="00000000" w:rsidR="00000000" w:rsidRPr="00000000">
        <w:rPr>
          <w:rtl w:val="0"/>
        </w:rPr>
        <w:t xml:space="preserve">Smooth and differentiable</w:t>
      </w:r>
    </w:p>
    <w:p w:rsidR="00000000" w:rsidDel="00000000" w:rsidP="00000000" w:rsidRDefault="00000000" w:rsidRPr="00000000" w14:paraId="0000004B">
      <w:pPr>
        <w:numPr>
          <w:ilvl w:val="1"/>
          <w:numId w:val="110"/>
        </w:numPr>
        <w:spacing w:after="0" w:afterAutospacing="0" w:before="0" w:beforeAutospacing="0" w:lineRule="auto"/>
        <w:ind w:left="1440" w:hanging="360"/>
      </w:pPr>
      <w:r w:rsidDel="00000000" w:rsidR="00000000" w:rsidRPr="00000000">
        <w:rPr>
          <w:rtl w:val="0"/>
        </w:rPr>
        <w:t xml:space="preserve">Disadvantages:</w:t>
      </w:r>
    </w:p>
    <w:p w:rsidR="00000000" w:rsidDel="00000000" w:rsidP="00000000" w:rsidRDefault="00000000" w:rsidRPr="00000000" w14:paraId="0000004C">
      <w:pPr>
        <w:numPr>
          <w:ilvl w:val="2"/>
          <w:numId w:val="110"/>
        </w:numPr>
        <w:spacing w:after="0" w:afterAutospacing="0" w:before="0" w:beforeAutospacing="0" w:lineRule="auto"/>
        <w:ind w:left="2160" w:hanging="360"/>
      </w:pPr>
      <w:r w:rsidDel="00000000" w:rsidR="00000000" w:rsidRPr="00000000">
        <w:rPr>
          <w:rtl w:val="0"/>
        </w:rPr>
        <w:t xml:space="preserve">Still suffers from vanishing gradient problem</w:t>
      </w:r>
    </w:p>
    <w:p w:rsidR="00000000" w:rsidDel="00000000" w:rsidP="00000000" w:rsidRDefault="00000000" w:rsidRPr="00000000" w14:paraId="0000004D">
      <w:pPr>
        <w:numPr>
          <w:ilvl w:val="2"/>
          <w:numId w:val="110"/>
        </w:numPr>
        <w:spacing w:after="0" w:afterAutospacing="0" w:before="0" w:beforeAutospacing="0" w:lineRule="auto"/>
        <w:ind w:left="2160" w:hanging="360"/>
      </w:pPr>
      <w:r w:rsidDel="00000000" w:rsidR="00000000" w:rsidRPr="00000000">
        <w:rPr>
          <w:rtl w:val="0"/>
        </w:rPr>
        <w:t xml:space="preserve">Computationally more expensive than ReLU</w:t>
      </w:r>
    </w:p>
    <w:p w:rsidR="00000000" w:rsidDel="00000000" w:rsidP="00000000" w:rsidRDefault="00000000" w:rsidRPr="00000000" w14:paraId="0000004E">
      <w:pPr>
        <w:numPr>
          <w:ilvl w:val="1"/>
          <w:numId w:val="110"/>
        </w:numPr>
        <w:spacing w:after="0" w:afterAutospacing="0" w:before="0" w:beforeAutospacing="0" w:lineRule="auto"/>
        <w:ind w:left="1440" w:hanging="360"/>
      </w:pPr>
      <w:r w:rsidDel="00000000" w:rsidR="00000000" w:rsidRPr="00000000">
        <w:rPr>
          <w:rtl w:val="0"/>
        </w:rPr>
        <w:t xml:space="preserve">Sometimes used in recurrent networks, less common in CNNs</w:t>
      </w:r>
    </w:p>
    <w:p w:rsidR="00000000" w:rsidDel="00000000" w:rsidP="00000000" w:rsidRDefault="00000000" w:rsidRPr="00000000" w14:paraId="0000004F">
      <w:pPr>
        <w:numPr>
          <w:ilvl w:val="0"/>
          <w:numId w:val="110"/>
        </w:numPr>
        <w:spacing w:after="0" w:afterAutospacing="0" w:before="0" w:beforeAutospacing="0" w:lineRule="auto"/>
        <w:ind w:left="720" w:hanging="360"/>
      </w:pPr>
      <w:r w:rsidDel="00000000" w:rsidR="00000000" w:rsidRPr="00000000">
        <w:rPr>
          <w:b w:val="1"/>
          <w:bCs w:val="1"/>
          <w:rtl w:val="0"/>
        </w:rPr>
        <w:t xml:space="preserve">Softmax</w:t>
      </w:r>
      <w:r w:rsidDel="00000000" w:rsidR="00000000" w:rsidRPr="00000000">
        <w:rPr>
          <w:rtl w:val="0"/>
        </w:rPr>
        <w:t xml:space="preserve">:</w:t>
        <w:br w:type="textWrapping"/>
      </w:r>
    </w:p>
    <w:p w:rsidR="00000000" w:rsidDel="00000000" w:rsidP="00000000" w:rsidRDefault="00000000" w:rsidRPr="00000000" w14:paraId="00000050">
      <w:pPr>
        <w:numPr>
          <w:ilvl w:val="1"/>
          <w:numId w:val="110"/>
        </w:numPr>
        <w:spacing w:after="0" w:afterAutospacing="0" w:before="0" w:beforeAutospacing="0" w:lineRule="auto"/>
        <w:ind w:left="1440" w:hanging="360"/>
      </w:pPr>
      <w:r w:rsidDel="00000000" w:rsidR="00000000" w:rsidRPr="00000000">
        <w:rPr>
          <w:rtl w:val="0"/>
        </w:rPr>
        <w:t xml:space="preserve">Formula: </w:t>
      </w:r>
      <w:r w:rsidDel="00000000" w:rsidR="00000000" w:rsidRPr="00000000">
        <w:rPr>
          <w:rFonts w:ascii="Roboto Mono" w:cs="Roboto Mono" w:eastAsia="Roboto Mono" w:hAnsi="Roboto Mono"/>
          <w:color w:val="188038"/>
          <w:rtl w:val="0"/>
        </w:rPr>
        <w:t xml:space="preserve">f(x_i) = e^(x_i) / Σ(e^(x_j))</w:t>
      </w:r>
      <w:r w:rsidDel="00000000" w:rsidR="00000000" w:rsidRPr="00000000">
        <w:rPr>
          <w:rtl w:val="0"/>
        </w:rPr>
        <w:t xml:space="preserve"> for j=1 to n</w:t>
      </w:r>
    </w:p>
    <w:p w:rsidR="00000000" w:rsidDel="00000000" w:rsidP="00000000" w:rsidRDefault="00000000" w:rsidRPr="00000000" w14:paraId="00000051">
      <w:pPr>
        <w:numPr>
          <w:ilvl w:val="1"/>
          <w:numId w:val="110"/>
        </w:numPr>
        <w:spacing w:after="0" w:afterAutospacing="0" w:before="0" w:beforeAutospacing="0" w:lineRule="auto"/>
        <w:ind w:left="1440" w:hanging="360"/>
      </w:pPr>
      <w:r w:rsidDel="00000000" w:rsidR="00000000" w:rsidRPr="00000000">
        <w:rPr>
          <w:rtl w:val="0"/>
        </w:rPr>
        <w:t xml:space="preserve">Output Range: (0, 1) with Σ(outputs) = 1</w:t>
      </w:r>
    </w:p>
    <w:p w:rsidR="00000000" w:rsidDel="00000000" w:rsidP="00000000" w:rsidRDefault="00000000" w:rsidRPr="00000000" w14:paraId="00000052">
      <w:pPr>
        <w:numPr>
          <w:ilvl w:val="1"/>
          <w:numId w:val="110"/>
        </w:numPr>
        <w:spacing w:after="0" w:afterAutospacing="0" w:before="0" w:beforeAutospacing="0" w:lineRule="auto"/>
        <w:ind w:left="1440" w:hanging="360"/>
      </w:pPr>
      <w:r w:rsidDel="00000000" w:rsidR="00000000" w:rsidRPr="00000000">
        <w:rPr>
          <w:rtl w:val="0"/>
        </w:rPr>
        <w:t xml:space="preserve">Advantages:</w:t>
      </w:r>
    </w:p>
    <w:p w:rsidR="00000000" w:rsidDel="00000000" w:rsidP="00000000" w:rsidRDefault="00000000" w:rsidRPr="00000000" w14:paraId="00000053">
      <w:pPr>
        <w:numPr>
          <w:ilvl w:val="2"/>
          <w:numId w:val="110"/>
        </w:numPr>
        <w:spacing w:after="0" w:afterAutospacing="0" w:before="0" w:beforeAutospacing="0" w:lineRule="auto"/>
        <w:ind w:left="2160" w:hanging="360"/>
      </w:pPr>
      <w:r w:rsidDel="00000000" w:rsidR="00000000" w:rsidRPr="00000000">
        <w:rPr>
          <w:rtl w:val="0"/>
        </w:rPr>
        <w:t xml:space="preserve">Converts raw scores to probability distribution</w:t>
      </w:r>
    </w:p>
    <w:p w:rsidR="00000000" w:rsidDel="00000000" w:rsidP="00000000" w:rsidRDefault="00000000" w:rsidRPr="00000000" w14:paraId="00000054">
      <w:pPr>
        <w:numPr>
          <w:ilvl w:val="2"/>
          <w:numId w:val="110"/>
        </w:numPr>
        <w:spacing w:after="0" w:afterAutospacing="0" w:before="0" w:beforeAutospacing="0" w:lineRule="auto"/>
        <w:ind w:left="2160" w:hanging="360"/>
      </w:pPr>
      <w:r w:rsidDel="00000000" w:rsidR="00000000" w:rsidRPr="00000000">
        <w:rPr>
          <w:rtl w:val="0"/>
        </w:rPr>
        <w:t xml:space="preserve">Differentiable</w:t>
      </w:r>
    </w:p>
    <w:p w:rsidR="00000000" w:rsidDel="00000000" w:rsidP="00000000" w:rsidRDefault="00000000" w:rsidRPr="00000000" w14:paraId="00000055">
      <w:pPr>
        <w:numPr>
          <w:ilvl w:val="2"/>
          <w:numId w:val="110"/>
        </w:numPr>
        <w:spacing w:after="0" w:afterAutospacing="0" w:before="0" w:beforeAutospacing="0" w:lineRule="auto"/>
        <w:ind w:left="2160" w:hanging="360"/>
      </w:pPr>
      <w:r w:rsidDel="00000000" w:rsidR="00000000" w:rsidRPr="00000000">
        <w:rPr>
          <w:rtl w:val="0"/>
        </w:rPr>
        <w:t xml:space="preserve">Outputs sum to 1, interpretable as probabilities</w:t>
      </w:r>
    </w:p>
    <w:p w:rsidR="00000000" w:rsidDel="00000000" w:rsidP="00000000" w:rsidRDefault="00000000" w:rsidRPr="00000000" w14:paraId="00000056">
      <w:pPr>
        <w:numPr>
          <w:ilvl w:val="1"/>
          <w:numId w:val="110"/>
        </w:numPr>
        <w:spacing w:after="0" w:afterAutospacing="0" w:before="0" w:beforeAutospacing="0" w:lineRule="auto"/>
        <w:ind w:left="1440" w:hanging="360"/>
      </w:pPr>
      <w:r w:rsidDel="00000000" w:rsidR="00000000" w:rsidRPr="00000000">
        <w:rPr>
          <w:rtl w:val="0"/>
        </w:rPr>
        <w:t xml:space="preserve">Use Case:</w:t>
      </w:r>
    </w:p>
    <w:p w:rsidR="00000000" w:rsidDel="00000000" w:rsidP="00000000" w:rsidRDefault="00000000" w:rsidRPr="00000000" w14:paraId="00000057">
      <w:pPr>
        <w:numPr>
          <w:ilvl w:val="2"/>
          <w:numId w:val="110"/>
        </w:numPr>
        <w:spacing w:after="0" w:afterAutospacing="0" w:before="0" w:beforeAutospacing="0" w:lineRule="auto"/>
        <w:ind w:left="2160" w:hanging="360"/>
      </w:pPr>
      <w:r w:rsidDel="00000000" w:rsidR="00000000" w:rsidRPr="00000000">
        <w:rPr>
          <w:b w:val="1"/>
          <w:bCs w:val="1"/>
          <w:rtl w:val="0"/>
        </w:rPr>
        <w:t xml:space="preserve">Always used in the output layer for multi-class classification</w:t>
      </w:r>
    </w:p>
    <w:p w:rsidR="00000000" w:rsidDel="00000000" w:rsidP="00000000" w:rsidRDefault="00000000" w:rsidRPr="00000000" w14:paraId="00000058">
      <w:pPr>
        <w:numPr>
          <w:ilvl w:val="2"/>
          <w:numId w:val="110"/>
        </w:numPr>
        <w:spacing w:after="0" w:afterAutospacing="0" w:before="0" w:beforeAutospacing="0" w:lineRule="auto"/>
        <w:ind w:left="2160" w:hanging="360"/>
      </w:pPr>
      <w:r w:rsidDel="00000000" w:rsidR="00000000" w:rsidRPr="00000000">
        <w:rPr>
          <w:rtl w:val="0"/>
        </w:rPr>
        <w:t xml:space="preserve">Produces probability for each class</w:t>
      </w:r>
    </w:p>
    <w:p w:rsidR="00000000" w:rsidDel="00000000" w:rsidP="00000000" w:rsidRDefault="00000000" w:rsidRPr="00000000" w14:paraId="00000059">
      <w:pPr>
        <w:numPr>
          <w:ilvl w:val="1"/>
          <w:numId w:val="110"/>
        </w:numPr>
        <w:spacing w:after="0" w:afterAutospacing="0" w:before="0" w:beforeAutospacing="0" w:lineRule="auto"/>
        <w:ind w:left="1440" w:hanging="360"/>
      </w:pPr>
      <w:r w:rsidDel="00000000" w:rsidR="00000000" w:rsidRPr="00000000">
        <w:rPr>
          <w:rtl w:val="0"/>
        </w:rPr>
        <w:t xml:space="preserve">Not used in hidden layers</w:t>
      </w:r>
    </w:p>
    <w:p w:rsidR="00000000" w:rsidDel="00000000" w:rsidP="00000000" w:rsidRDefault="00000000" w:rsidRPr="00000000" w14:paraId="0000005A">
      <w:pPr>
        <w:numPr>
          <w:ilvl w:val="0"/>
          <w:numId w:val="110"/>
        </w:numPr>
        <w:spacing w:after="0" w:afterAutospacing="0" w:before="0" w:beforeAutospacing="0" w:lineRule="auto"/>
        <w:ind w:left="720" w:hanging="360"/>
      </w:pPr>
      <w:r w:rsidDel="00000000" w:rsidR="00000000" w:rsidRPr="00000000">
        <w:rPr>
          <w:b w:val="1"/>
          <w:bCs w:val="1"/>
          <w:rtl w:val="0"/>
        </w:rPr>
        <w:t xml:space="preserve">Swish (SiLU - Sigmoid Linear Unit)</w:t>
      </w:r>
      <w:r w:rsidDel="00000000" w:rsidR="00000000" w:rsidRPr="00000000">
        <w:rPr>
          <w:rtl w:val="0"/>
        </w:rPr>
        <w:t xml:space="preserve">:</w:t>
        <w:br w:type="textWrapping"/>
      </w:r>
    </w:p>
    <w:p w:rsidR="00000000" w:rsidDel="00000000" w:rsidP="00000000" w:rsidRDefault="00000000" w:rsidRPr="00000000" w14:paraId="0000005B">
      <w:pPr>
        <w:numPr>
          <w:ilvl w:val="1"/>
          <w:numId w:val="110"/>
        </w:numPr>
        <w:spacing w:after="0" w:afterAutospacing="0" w:before="0" w:beforeAutospacing="0" w:lineRule="auto"/>
        <w:ind w:left="1440" w:hanging="360"/>
      </w:pPr>
      <w:r w:rsidDel="00000000" w:rsidR="00000000" w:rsidRPr="00000000">
        <w:rPr>
          <w:rtl w:val="0"/>
        </w:rPr>
        <w:t xml:space="preserve">Formula: </w:t>
      </w:r>
      <w:r w:rsidDel="00000000" w:rsidR="00000000" w:rsidRPr="00000000">
        <w:rPr>
          <w:rFonts w:ascii="Roboto Mono" w:cs="Roboto Mono" w:eastAsia="Roboto Mono" w:hAnsi="Roboto Mono"/>
          <w:color w:val="188038"/>
          <w:rtl w:val="0"/>
        </w:rPr>
        <w:t xml:space="preserve">f(x) = x · sigmoid(x) = x / (1 + e^(-x))</w:t>
      </w:r>
    </w:p>
    <w:p w:rsidR="00000000" w:rsidDel="00000000" w:rsidP="00000000" w:rsidRDefault="00000000" w:rsidRPr="00000000" w14:paraId="0000005C">
      <w:pPr>
        <w:numPr>
          <w:ilvl w:val="1"/>
          <w:numId w:val="1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Output Range: (-∞, ∞)</w:t>
      </w:r>
    </w:p>
    <w:p w:rsidR="00000000" w:rsidDel="00000000" w:rsidP="00000000" w:rsidRDefault="00000000" w:rsidRPr="00000000" w14:paraId="0000005D">
      <w:pPr>
        <w:numPr>
          <w:ilvl w:val="1"/>
          <w:numId w:val="110"/>
        </w:numPr>
        <w:spacing w:after="0" w:afterAutospacing="0" w:before="0" w:beforeAutospacing="0" w:lineRule="auto"/>
        <w:ind w:left="1440" w:hanging="360"/>
      </w:pPr>
      <w:r w:rsidDel="00000000" w:rsidR="00000000" w:rsidRPr="00000000">
        <w:rPr>
          <w:rtl w:val="0"/>
        </w:rPr>
        <w:t xml:space="preserve">Advantages:</w:t>
      </w:r>
    </w:p>
    <w:p w:rsidR="00000000" w:rsidDel="00000000" w:rsidP="00000000" w:rsidRDefault="00000000" w:rsidRPr="00000000" w14:paraId="0000005E">
      <w:pPr>
        <w:numPr>
          <w:ilvl w:val="2"/>
          <w:numId w:val="110"/>
        </w:numPr>
        <w:spacing w:after="0" w:afterAutospacing="0" w:before="0" w:beforeAutospacing="0" w:lineRule="auto"/>
        <w:ind w:left="2160" w:hanging="360"/>
      </w:pPr>
      <w:r w:rsidDel="00000000" w:rsidR="00000000" w:rsidRPr="00000000">
        <w:rPr>
          <w:rtl w:val="0"/>
        </w:rPr>
        <w:t xml:space="preserve">Smooth, non-monotonic function</w:t>
      </w:r>
    </w:p>
    <w:p w:rsidR="00000000" w:rsidDel="00000000" w:rsidP="00000000" w:rsidRDefault="00000000" w:rsidRPr="00000000" w14:paraId="0000005F">
      <w:pPr>
        <w:numPr>
          <w:ilvl w:val="2"/>
          <w:numId w:val="110"/>
        </w:numPr>
        <w:spacing w:after="0" w:afterAutospacing="0" w:before="0" w:beforeAutospacing="0" w:lineRule="auto"/>
        <w:ind w:left="2160" w:hanging="360"/>
      </w:pPr>
      <w:r w:rsidDel="00000000" w:rsidR="00000000" w:rsidRPr="00000000">
        <w:rPr>
          <w:rtl w:val="0"/>
        </w:rPr>
        <w:t xml:space="preserve">Self-gated activation</w:t>
      </w:r>
    </w:p>
    <w:p w:rsidR="00000000" w:rsidDel="00000000" w:rsidP="00000000" w:rsidRDefault="00000000" w:rsidRPr="00000000" w14:paraId="00000060">
      <w:pPr>
        <w:numPr>
          <w:ilvl w:val="2"/>
          <w:numId w:val="110"/>
        </w:numPr>
        <w:spacing w:after="0" w:afterAutospacing="0" w:before="0" w:beforeAutospacing="0" w:lineRule="auto"/>
        <w:ind w:left="2160" w:hanging="360"/>
      </w:pPr>
      <w:r w:rsidDel="00000000" w:rsidR="00000000" w:rsidRPr="00000000">
        <w:rPr>
          <w:rtl w:val="0"/>
        </w:rPr>
        <w:t xml:space="preserve">Can outperform ReLU in some deep networks</w:t>
      </w:r>
    </w:p>
    <w:p w:rsidR="00000000" w:rsidDel="00000000" w:rsidP="00000000" w:rsidRDefault="00000000" w:rsidRPr="00000000" w14:paraId="00000061">
      <w:pPr>
        <w:numPr>
          <w:ilvl w:val="2"/>
          <w:numId w:val="110"/>
        </w:numPr>
        <w:spacing w:after="0" w:afterAutospacing="0" w:before="0" w:beforeAutospacing="0" w:lineRule="auto"/>
        <w:ind w:left="2160" w:hanging="360"/>
      </w:pPr>
      <w:r w:rsidDel="00000000" w:rsidR="00000000" w:rsidRPr="00000000">
        <w:rPr>
          <w:rtl w:val="0"/>
        </w:rPr>
        <w:t xml:space="preserve">Unbounded above, bounded below</w:t>
      </w:r>
    </w:p>
    <w:p w:rsidR="00000000" w:rsidDel="00000000" w:rsidP="00000000" w:rsidRDefault="00000000" w:rsidRPr="00000000" w14:paraId="00000062">
      <w:pPr>
        <w:numPr>
          <w:ilvl w:val="1"/>
          <w:numId w:val="110"/>
        </w:numPr>
        <w:spacing w:after="0" w:afterAutospacing="0" w:before="0" w:beforeAutospacing="0" w:lineRule="auto"/>
        <w:ind w:left="1440" w:hanging="360"/>
      </w:pPr>
      <w:r w:rsidDel="00000000" w:rsidR="00000000" w:rsidRPr="00000000">
        <w:rPr>
          <w:rtl w:val="0"/>
        </w:rPr>
        <w:t xml:space="preserve">Used in modern architectures like EfficientNet</w:t>
      </w:r>
    </w:p>
    <w:p w:rsidR="00000000" w:rsidDel="00000000" w:rsidP="00000000" w:rsidRDefault="00000000" w:rsidRPr="00000000" w14:paraId="00000063">
      <w:pPr>
        <w:numPr>
          <w:ilvl w:val="0"/>
          <w:numId w:val="110"/>
        </w:numPr>
        <w:spacing w:after="0" w:afterAutospacing="0" w:before="0" w:beforeAutospacing="0" w:lineRule="auto"/>
        <w:ind w:left="720" w:hanging="360"/>
      </w:pPr>
      <w:r w:rsidDel="00000000" w:rsidR="00000000" w:rsidRPr="00000000">
        <w:rPr>
          <w:b w:val="1"/>
          <w:bCs w:val="1"/>
          <w:rtl w:val="0"/>
        </w:rPr>
        <w:t xml:space="preserve">GELU (Gaussian Error Linear Unit)</w:t>
      </w:r>
      <w:r w:rsidDel="00000000" w:rsidR="00000000" w:rsidRPr="00000000">
        <w:rPr>
          <w:rtl w:val="0"/>
        </w:rPr>
        <w:t xml:space="preserve">:</w:t>
        <w:br w:type="textWrapping"/>
      </w:r>
    </w:p>
    <w:p w:rsidR="00000000" w:rsidDel="00000000" w:rsidP="00000000" w:rsidRDefault="00000000" w:rsidRPr="00000000" w14:paraId="00000064">
      <w:pPr>
        <w:numPr>
          <w:ilvl w:val="1"/>
          <w:numId w:val="110"/>
        </w:numPr>
        <w:spacing w:after="0" w:afterAutospacing="0" w:before="0" w:beforeAutospacing="0" w:lineRule="auto"/>
        <w:ind w:left="1440" w:hanging="360"/>
      </w:pPr>
      <w:r w:rsidDel="00000000" w:rsidR="00000000" w:rsidRPr="00000000">
        <w:rPr>
          <w:rtl w:val="0"/>
        </w:rPr>
        <w:t xml:space="preserve">Formula: </w:t>
      </w:r>
      <w:r w:rsidDel="00000000" w:rsidR="00000000" w:rsidRPr="00000000">
        <w:rPr>
          <w:rFonts w:ascii="Roboto Mono" w:cs="Roboto Mono" w:eastAsia="Roboto Mono" w:hAnsi="Roboto Mono"/>
          <w:color w:val="188038"/>
          <w:rtl w:val="0"/>
        </w:rPr>
        <w:t xml:space="preserve">f(x) = x · Φ(x)</w:t>
      </w:r>
      <w:r w:rsidDel="00000000" w:rsidR="00000000" w:rsidRPr="00000000">
        <w:rPr>
          <w:rtl w:val="0"/>
        </w:rPr>
        <w:t xml:space="preserve"> where Φ is the cumulative distribution function of standard normal distribution</w:t>
      </w:r>
    </w:p>
    <w:p w:rsidR="00000000" w:rsidDel="00000000" w:rsidP="00000000" w:rsidRDefault="00000000" w:rsidRPr="00000000" w14:paraId="00000065">
      <w:pPr>
        <w:numPr>
          <w:ilvl w:val="1"/>
          <w:numId w:val="110"/>
        </w:numPr>
        <w:spacing w:after="0" w:afterAutospacing="0" w:before="0" w:beforeAutospacing="0" w:lineRule="auto"/>
        <w:ind w:left="1440" w:hanging="360"/>
      </w:pPr>
      <w:r w:rsidDel="00000000" w:rsidR="00000000" w:rsidRPr="00000000">
        <w:rPr>
          <w:rtl w:val="0"/>
        </w:rPr>
        <w:t xml:space="preserve">Approximation: </w:t>
      </w:r>
      <w:r w:rsidDel="00000000" w:rsidR="00000000" w:rsidRPr="00000000">
        <w:rPr>
          <w:rFonts w:ascii="Nova Mono" w:cs="Nova Mono" w:eastAsia="Nova Mono" w:hAnsi="Nova Mono"/>
          <w:color w:val="188038"/>
          <w:rtl w:val="0"/>
        </w:rPr>
        <w:t xml:space="preserve">f(x) ≈ 0.5x(1 + tanh[√(2/π)(x + 0.044715x³)])</w:t>
      </w:r>
    </w:p>
    <w:p w:rsidR="00000000" w:rsidDel="00000000" w:rsidP="00000000" w:rsidRDefault="00000000" w:rsidRPr="00000000" w14:paraId="00000066">
      <w:pPr>
        <w:numPr>
          <w:ilvl w:val="1"/>
          <w:numId w:val="1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Output Range: (-∞, ∞)</w:t>
      </w:r>
    </w:p>
    <w:p w:rsidR="00000000" w:rsidDel="00000000" w:rsidP="00000000" w:rsidRDefault="00000000" w:rsidRPr="00000000" w14:paraId="00000067">
      <w:pPr>
        <w:numPr>
          <w:ilvl w:val="1"/>
          <w:numId w:val="110"/>
        </w:numPr>
        <w:spacing w:after="0" w:afterAutospacing="0" w:before="0" w:beforeAutospacing="0" w:lineRule="auto"/>
        <w:ind w:left="1440" w:hanging="360"/>
      </w:pPr>
      <w:r w:rsidDel="00000000" w:rsidR="00000000" w:rsidRPr="00000000">
        <w:rPr>
          <w:rtl w:val="0"/>
        </w:rPr>
        <w:t xml:space="preserve">Advantages:</w:t>
      </w:r>
    </w:p>
    <w:p w:rsidR="00000000" w:rsidDel="00000000" w:rsidP="00000000" w:rsidRDefault="00000000" w:rsidRPr="00000000" w14:paraId="00000068">
      <w:pPr>
        <w:numPr>
          <w:ilvl w:val="2"/>
          <w:numId w:val="110"/>
        </w:numPr>
        <w:spacing w:after="0" w:afterAutospacing="0" w:before="0" w:beforeAutospacing="0" w:lineRule="auto"/>
        <w:ind w:left="2160" w:hanging="360"/>
      </w:pPr>
      <w:r w:rsidDel="00000000" w:rsidR="00000000" w:rsidRPr="00000000">
        <w:rPr>
          <w:rtl w:val="0"/>
        </w:rPr>
        <w:t xml:space="preserve">Smooth activation combining dropout, zoning, and ReLUs</w:t>
      </w:r>
    </w:p>
    <w:p w:rsidR="00000000" w:rsidDel="00000000" w:rsidP="00000000" w:rsidRDefault="00000000" w:rsidRPr="00000000" w14:paraId="00000069">
      <w:pPr>
        <w:numPr>
          <w:ilvl w:val="2"/>
          <w:numId w:val="110"/>
        </w:numPr>
        <w:spacing w:after="0" w:afterAutospacing="0" w:before="0" w:beforeAutospacing="0" w:lineRule="auto"/>
        <w:ind w:left="2160" w:hanging="360"/>
      </w:pPr>
      <w:r w:rsidDel="00000000" w:rsidR="00000000" w:rsidRPr="00000000">
        <w:rPr>
          <w:rtl w:val="0"/>
        </w:rPr>
        <w:t xml:space="preserve">Used in Transformers and BERT</w:t>
      </w:r>
    </w:p>
    <w:p w:rsidR="00000000" w:rsidDel="00000000" w:rsidP="00000000" w:rsidRDefault="00000000" w:rsidRPr="00000000" w14:paraId="0000006A">
      <w:pPr>
        <w:numPr>
          <w:ilvl w:val="2"/>
          <w:numId w:val="110"/>
        </w:numPr>
        <w:spacing w:after="0" w:afterAutospacing="0" w:before="0" w:beforeAutospacing="0" w:lineRule="auto"/>
        <w:ind w:left="2160" w:hanging="360"/>
      </w:pPr>
      <w:r w:rsidDel="00000000" w:rsidR="00000000" w:rsidRPr="00000000">
        <w:rPr>
          <w:rtl w:val="0"/>
        </w:rPr>
        <w:t xml:space="preserve">Better performance in NLP and some vision tasks</w:t>
      </w:r>
    </w:p>
    <w:p w:rsidR="00000000" w:rsidDel="00000000" w:rsidP="00000000" w:rsidRDefault="00000000" w:rsidRPr="00000000" w14:paraId="0000006B">
      <w:pPr>
        <w:numPr>
          <w:ilvl w:val="1"/>
          <w:numId w:val="110"/>
        </w:numPr>
        <w:spacing w:after="240" w:before="0" w:beforeAutospacing="0" w:lineRule="auto"/>
        <w:ind w:left="1440" w:hanging="360"/>
      </w:pPr>
      <w:r w:rsidDel="00000000" w:rsidR="00000000" w:rsidRPr="00000000">
        <w:rPr>
          <w:rtl w:val="0"/>
        </w:rPr>
        <w:t xml:space="preserve">Used in modern architectures, especially Transformers</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Activation Functions Used in This Project:</w:t>
      </w:r>
    </w:p>
    <w:p w:rsidR="00000000" w:rsidDel="00000000" w:rsidP="00000000" w:rsidRDefault="00000000" w:rsidRPr="00000000" w14:paraId="0000006D">
      <w:pPr>
        <w:numPr>
          <w:ilvl w:val="0"/>
          <w:numId w:val="98"/>
        </w:numPr>
        <w:spacing w:after="0" w:afterAutospacing="0" w:before="240" w:lineRule="auto"/>
        <w:ind w:left="720" w:hanging="360"/>
      </w:pPr>
      <w:r w:rsidDel="00000000" w:rsidR="00000000" w:rsidRPr="00000000">
        <w:rPr>
          <w:b w:val="1"/>
          <w:bCs w:val="1"/>
          <w:rtl w:val="0"/>
        </w:rPr>
        <w:t xml:space="preserve">ReLU</w:t>
      </w:r>
      <w:r w:rsidDel="00000000" w:rsidR="00000000" w:rsidRPr="00000000">
        <w:rPr>
          <w:rtl w:val="0"/>
        </w:rPr>
        <w:t xml:space="preserve">: Used in all convolutional layers and hidden dense layers of all three models</w:t>
        <w:br w:type="textWrapping"/>
      </w:r>
    </w:p>
    <w:p w:rsidR="00000000" w:rsidDel="00000000" w:rsidP="00000000" w:rsidRDefault="00000000" w:rsidRPr="00000000" w14:paraId="0000006E">
      <w:pPr>
        <w:numPr>
          <w:ilvl w:val="1"/>
          <w:numId w:val="98"/>
        </w:numPr>
        <w:spacing w:after="0" w:afterAutospacing="0" w:before="0" w:beforeAutospacing="0" w:lineRule="auto"/>
        <w:ind w:left="1440" w:hanging="360"/>
      </w:pPr>
      <w:r w:rsidDel="00000000" w:rsidR="00000000" w:rsidRPr="00000000">
        <w:rPr>
          <w:rtl w:val="0"/>
        </w:rPr>
        <w:t xml:space="preserve">Provides fast, efficient computation</w:t>
      </w:r>
    </w:p>
    <w:p w:rsidR="00000000" w:rsidDel="00000000" w:rsidP="00000000" w:rsidRDefault="00000000" w:rsidRPr="00000000" w14:paraId="0000006F">
      <w:pPr>
        <w:numPr>
          <w:ilvl w:val="1"/>
          <w:numId w:val="98"/>
        </w:numPr>
        <w:spacing w:after="0" w:afterAutospacing="0" w:before="0" w:beforeAutospacing="0" w:lineRule="auto"/>
        <w:ind w:left="1440" w:hanging="360"/>
      </w:pPr>
      <w:r w:rsidDel="00000000" w:rsidR="00000000" w:rsidRPr="00000000">
        <w:rPr>
          <w:rtl w:val="0"/>
        </w:rPr>
        <w:t xml:space="preserve">Enables deep network training without vanishing gradients</w:t>
      </w:r>
    </w:p>
    <w:p w:rsidR="00000000" w:rsidDel="00000000" w:rsidP="00000000" w:rsidRDefault="00000000" w:rsidRPr="00000000" w14:paraId="00000070">
      <w:pPr>
        <w:numPr>
          <w:ilvl w:val="0"/>
          <w:numId w:val="98"/>
        </w:numPr>
        <w:spacing w:after="0" w:afterAutospacing="0" w:before="0" w:beforeAutospacing="0" w:lineRule="auto"/>
        <w:ind w:left="720" w:hanging="360"/>
      </w:pPr>
      <w:r w:rsidDel="00000000" w:rsidR="00000000" w:rsidRPr="00000000">
        <w:rPr>
          <w:b w:val="1"/>
          <w:bCs w:val="1"/>
          <w:rtl w:val="0"/>
        </w:rPr>
        <w:t xml:space="preserve">Softmax</w:t>
      </w:r>
      <w:r w:rsidDel="00000000" w:rsidR="00000000" w:rsidRPr="00000000">
        <w:rPr>
          <w:rtl w:val="0"/>
        </w:rPr>
        <w:t xml:space="preserve">: Used in the output layer of all three models</w:t>
        <w:br w:type="textWrapping"/>
      </w:r>
    </w:p>
    <w:p w:rsidR="00000000" w:rsidDel="00000000" w:rsidP="00000000" w:rsidRDefault="00000000" w:rsidRPr="00000000" w14:paraId="00000071">
      <w:pPr>
        <w:numPr>
          <w:ilvl w:val="1"/>
          <w:numId w:val="98"/>
        </w:numPr>
        <w:spacing w:after="0" w:afterAutospacing="0" w:before="0" w:beforeAutospacing="0" w:lineRule="auto"/>
        <w:ind w:left="1440" w:hanging="360"/>
      </w:pPr>
      <w:r w:rsidDel="00000000" w:rsidR="00000000" w:rsidRPr="00000000">
        <w:rPr>
          <w:rtl w:val="0"/>
        </w:rPr>
        <w:t xml:space="preserve">Converts final layer outputs to probability distribution over 12 garbage classes</w:t>
      </w:r>
    </w:p>
    <w:p w:rsidR="00000000" w:rsidDel="00000000" w:rsidP="00000000" w:rsidRDefault="00000000" w:rsidRPr="00000000" w14:paraId="00000072">
      <w:pPr>
        <w:numPr>
          <w:ilvl w:val="1"/>
          <w:numId w:val="98"/>
        </w:numPr>
        <w:spacing w:after="240" w:before="0" w:beforeAutospacing="0" w:lineRule="auto"/>
        <w:ind w:left="1440" w:hanging="360"/>
      </w:pPr>
      <w:r w:rsidDel="00000000" w:rsidR="00000000" w:rsidRPr="00000000">
        <w:rPr>
          <w:rtl w:val="0"/>
        </w:rPr>
        <w:t xml:space="preserve">Essential for multi-class classification</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Selection Criteria:</w:t>
      </w:r>
    </w:p>
    <w:p w:rsidR="00000000" w:rsidDel="00000000" w:rsidP="00000000" w:rsidRDefault="00000000" w:rsidRPr="00000000" w14:paraId="00000074">
      <w:pPr>
        <w:numPr>
          <w:ilvl w:val="0"/>
          <w:numId w:val="19"/>
        </w:numPr>
        <w:spacing w:after="0" w:afterAutospacing="0" w:before="240" w:lineRule="auto"/>
        <w:ind w:left="720" w:hanging="360"/>
      </w:pPr>
      <w:r w:rsidDel="00000000" w:rsidR="00000000" w:rsidRPr="00000000">
        <w:rPr>
          <w:rtl w:val="0"/>
        </w:rPr>
        <w:t xml:space="preserve">ReLU is chosen for its simplicity, computational efficiency, and proven effectiveness in CNNs</w:t>
      </w:r>
    </w:p>
    <w:p w:rsidR="00000000" w:rsidDel="00000000" w:rsidP="00000000" w:rsidRDefault="00000000" w:rsidRPr="00000000" w14:paraId="00000075">
      <w:pPr>
        <w:numPr>
          <w:ilvl w:val="0"/>
          <w:numId w:val="19"/>
        </w:numPr>
        <w:spacing w:after="0" w:afterAutospacing="0" w:before="0" w:beforeAutospacing="0" w:lineRule="auto"/>
        <w:ind w:left="720" w:hanging="360"/>
      </w:pPr>
      <w:r w:rsidDel="00000000" w:rsidR="00000000" w:rsidRPr="00000000">
        <w:rPr>
          <w:rtl w:val="0"/>
        </w:rPr>
        <w:t xml:space="preserve">Softmax is the standard choice for multi-class classification output</w:t>
      </w:r>
    </w:p>
    <w:p w:rsidR="00000000" w:rsidDel="00000000" w:rsidP="00000000" w:rsidRDefault="00000000" w:rsidRPr="00000000" w14:paraId="00000076">
      <w:pPr>
        <w:numPr>
          <w:ilvl w:val="0"/>
          <w:numId w:val="19"/>
        </w:numPr>
        <w:spacing w:after="240" w:before="0" w:beforeAutospacing="0" w:lineRule="auto"/>
        <w:ind w:left="720" w:hanging="360"/>
      </w:pPr>
      <w:r w:rsidDel="00000000" w:rsidR="00000000" w:rsidRPr="00000000">
        <w:rPr>
          <w:rtl w:val="0"/>
        </w:rPr>
        <w:t xml:space="preserve">Modern pre-trained models (Xception, MobileNetV2) internally use various activation functions optimized for their architectures</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3. Pooling Layers</w:t>
      </w:r>
    </w:p>
    <w:p w:rsidR="00000000" w:rsidDel="00000000" w:rsidP="00000000" w:rsidRDefault="00000000" w:rsidRPr="00000000" w14:paraId="00000078">
      <w:pPr>
        <w:numPr>
          <w:ilvl w:val="0"/>
          <w:numId w:val="78"/>
        </w:numPr>
        <w:spacing w:after="0" w:afterAutospacing="0" w:before="240" w:lineRule="auto"/>
        <w:ind w:left="720" w:hanging="360"/>
      </w:pPr>
      <w:r w:rsidDel="00000000" w:rsidR="00000000" w:rsidRPr="00000000">
        <w:rPr>
          <w:rtl w:val="0"/>
        </w:rPr>
        <w:t xml:space="preserve">Reduces spatial dimensions of feature maps while retaining important information</w:t>
      </w:r>
    </w:p>
    <w:p w:rsidR="00000000" w:rsidDel="00000000" w:rsidP="00000000" w:rsidRDefault="00000000" w:rsidRPr="00000000" w14:paraId="00000079">
      <w:pPr>
        <w:numPr>
          <w:ilvl w:val="0"/>
          <w:numId w:val="78"/>
        </w:numPr>
        <w:spacing w:after="0" w:afterAutospacing="0" w:before="0" w:beforeAutospacing="0" w:lineRule="auto"/>
        <w:ind w:left="720" w:hanging="360"/>
      </w:pPr>
      <w:r w:rsidDel="00000000" w:rsidR="00000000" w:rsidRPr="00000000">
        <w:rPr>
          <w:b w:val="1"/>
          <w:bCs w:val="1"/>
          <w:rtl w:val="0"/>
        </w:rPr>
        <w:t xml:space="preserve">Max Pooling</w:t>
      </w:r>
      <w:r w:rsidDel="00000000" w:rsidR="00000000" w:rsidRPr="00000000">
        <w:rPr>
          <w:rtl w:val="0"/>
        </w:rPr>
        <w:t xml:space="preserve">: Selects the maximum value in each pooling window, preserving the most prominent features</w:t>
      </w:r>
    </w:p>
    <w:p w:rsidR="00000000" w:rsidDel="00000000" w:rsidP="00000000" w:rsidRDefault="00000000" w:rsidRPr="00000000" w14:paraId="0000007A">
      <w:pPr>
        <w:numPr>
          <w:ilvl w:val="0"/>
          <w:numId w:val="78"/>
        </w:numPr>
        <w:spacing w:after="0" w:afterAutospacing="0" w:before="0" w:beforeAutospacing="0" w:lineRule="auto"/>
        <w:ind w:left="720" w:hanging="360"/>
      </w:pPr>
      <w:r w:rsidDel="00000000" w:rsidR="00000000" w:rsidRPr="00000000">
        <w:rPr>
          <w:b w:val="1"/>
          <w:bCs w:val="1"/>
          <w:rtl w:val="0"/>
        </w:rPr>
        <w:t xml:space="preserve">Average Pooling</w:t>
      </w:r>
      <w:r w:rsidDel="00000000" w:rsidR="00000000" w:rsidRPr="00000000">
        <w:rPr>
          <w:rtl w:val="0"/>
        </w:rPr>
        <w:t xml:space="preserve">: Computes the average value in each pooling window</w:t>
      </w:r>
    </w:p>
    <w:p w:rsidR="00000000" w:rsidDel="00000000" w:rsidP="00000000" w:rsidRDefault="00000000" w:rsidRPr="00000000" w14:paraId="0000007B">
      <w:pPr>
        <w:numPr>
          <w:ilvl w:val="0"/>
          <w:numId w:val="78"/>
        </w:numPr>
        <w:spacing w:after="240" w:before="0" w:beforeAutospacing="0" w:lineRule="auto"/>
        <w:ind w:left="720" w:hanging="360"/>
      </w:pPr>
      <w:r w:rsidDel="00000000" w:rsidR="00000000" w:rsidRPr="00000000">
        <w:rPr>
          <w:rtl w:val="0"/>
        </w:rPr>
        <w:t xml:space="preserve">Provides translation invariance and reduces computational complexity</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4. Fully Connected Layers</w:t>
      </w:r>
    </w:p>
    <w:p w:rsidR="00000000" w:rsidDel="00000000" w:rsidP="00000000" w:rsidRDefault="00000000" w:rsidRPr="00000000" w14:paraId="0000007D">
      <w:pPr>
        <w:numPr>
          <w:ilvl w:val="0"/>
          <w:numId w:val="109"/>
        </w:numPr>
        <w:spacing w:after="0" w:afterAutospacing="0" w:before="240" w:lineRule="auto"/>
        <w:ind w:left="720" w:hanging="360"/>
      </w:pPr>
      <w:r w:rsidDel="00000000" w:rsidR="00000000" w:rsidRPr="00000000">
        <w:rPr>
          <w:rtl w:val="0"/>
        </w:rPr>
        <w:t xml:space="preserve">Located at the end of the network</w:t>
      </w:r>
    </w:p>
    <w:p w:rsidR="00000000" w:rsidDel="00000000" w:rsidP="00000000" w:rsidRDefault="00000000" w:rsidRPr="00000000" w14:paraId="0000007E">
      <w:pPr>
        <w:numPr>
          <w:ilvl w:val="0"/>
          <w:numId w:val="109"/>
        </w:numPr>
        <w:spacing w:after="0" w:afterAutospacing="0" w:before="0" w:beforeAutospacing="0" w:lineRule="auto"/>
        <w:ind w:left="720" w:hanging="360"/>
      </w:pPr>
      <w:r w:rsidDel="00000000" w:rsidR="00000000" w:rsidRPr="00000000">
        <w:rPr>
          <w:rtl w:val="0"/>
        </w:rPr>
        <w:t xml:space="preserve">Connects every neuron from the previous layer to every neuron in the current layer</w:t>
      </w:r>
    </w:p>
    <w:p w:rsidR="00000000" w:rsidDel="00000000" w:rsidP="00000000" w:rsidRDefault="00000000" w:rsidRPr="00000000" w14:paraId="0000007F">
      <w:pPr>
        <w:numPr>
          <w:ilvl w:val="0"/>
          <w:numId w:val="109"/>
        </w:numPr>
        <w:spacing w:after="240" w:before="0" w:beforeAutospacing="0" w:lineRule="auto"/>
        <w:ind w:left="720" w:hanging="360"/>
      </w:pPr>
      <w:r w:rsidDel="00000000" w:rsidR="00000000" w:rsidRPr="00000000">
        <w:rPr>
          <w:rtl w:val="0"/>
        </w:rPr>
        <w:t xml:space="preserve">Performs high-level reasoning and classification based on extracted features</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5. Dropout</w:t>
      </w:r>
    </w:p>
    <w:p w:rsidR="00000000" w:rsidDel="00000000" w:rsidP="00000000" w:rsidRDefault="00000000" w:rsidRPr="00000000" w14:paraId="00000081">
      <w:pPr>
        <w:numPr>
          <w:ilvl w:val="0"/>
          <w:numId w:val="29"/>
        </w:numPr>
        <w:spacing w:after="0" w:afterAutospacing="0" w:before="240" w:lineRule="auto"/>
        <w:ind w:left="720" w:hanging="360"/>
      </w:pPr>
      <w:r w:rsidDel="00000000" w:rsidR="00000000" w:rsidRPr="00000000">
        <w:rPr>
          <w:rtl w:val="0"/>
        </w:rPr>
        <w:t xml:space="preserve">Regularization technique that randomly deactivates neurons during training</w:t>
      </w:r>
    </w:p>
    <w:p w:rsidR="00000000" w:rsidDel="00000000" w:rsidP="00000000" w:rsidRDefault="00000000" w:rsidRPr="00000000" w14:paraId="00000082">
      <w:pPr>
        <w:numPr>
          <w:ilvl w:val="0"/>
          <w:numId w:val="29"/>
        </w:numPr>
        <w:spacing w:after="240" w:before="0" w:beforeAutospacing="0" w:lineRule="auto"/>
        <w:ind w:left="720" w:hanging="360"/>
      </w:pPr>
      <w:r w:rsidDel="00000000" w:rsidR="00000000" w:rsidRPr="00000000">
        <w:rPr>
          <w:rtl w:val="0"/>
        </w:rPr>
        <w:t xml:space="preserve">Prevents overfitting by forcing the network to learn robust features</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6. Batch Normalization</w:t>
      </w:r>
    </w:p>
    <w:p w:rsidR="00000000" w:rsidDel="00000000" w:rsidP="00000000" w:rsidRDefault="00000000" w:rsidRPr="00000000" w14:paraId="00000084">
      <w:pPr>
        <w:numPr>
          <w:ilvl w:val="0"/>
          <w:numId w:val="94"/>
        </w:numPr>
        <w:spacing w:after="0" w:afterAutospacing="0" w:before="240" w:lineRule="auto"/>
        <w:ind w:left="720" w:hanging="360"/>
      </w:pPr>
      <w:r w:rsidDel="00000000" w:rsidR="00000000" w:rsidRPr="00000000">
        <w:rPr>
          <w:rtl w:val="0"/>
        </w:rPr>
        <w:t xml:space="preserve">Normalizes inputs to each layer, stabilizing and accelerating training</w:t>
      </w:r>
    </w:p>
    <w:p w:rsidR="00000000" w:rsidDel="00000000" w:rsidP="00000000" w:rsidRDefault="00000000" w:rsidRPr="00000000" w14:paraId="00000085">
      <w:pPr>
        <w:numPr>
          <w:ilvl w:val="0"/>
          <w:numId w:val="94"/>
        </w:numPr>
        <w:spacing w:after="240" w:before="0" w:beforeAutospacing="0" w:lineRule="auto"/>
        <w:ind w:left="720" w:hanging="360"/>
      </w:pPr>
      <w:r w:rsidDel="00000000" w:rsidR="00000000" w:rsidRPr="00000000">
        <w:rPr>
          <w:rtl w:val="0"/>
        </w:rPr>
        <w:t xml:space="preserve">Reduces internal covariate shift</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49by4p71copd" w:id="5"/>
      <w:bookmarkEnd w:id="5"/>
      <w:r w:rsidDel="00000000" w:rsidR="00000000" w:rsidRPr="00000000">
        <w:rPr>
          <w:b w:val="1"/>
          <w:bCs w:val="1"/>
          <w:color w:val="000000"/>
          <w:sz w:val="22"/>
          <w:szCs w:val="22"/>
          <w:rtl w:val="0"/>
        </w:rPr>
        <w:t xml:space="preserve">Advantages of CNNs</w:t>
      </w:r>
    </w:p>
    <w:p w:rsidR="00000000" w:rsidDel="00000000" w:rsidP="00000000" w:rsidRDefault="00000000" w:rsidRPr="00000000" w14:paraId="00000087">
      <w:pPr>
        <w:numPr>
          <w:ilvl w:val="0"/>
          <w:numId w:val="66"/>
        </w:numPr>
        <w:spacing w:after="0" w:afterAutospacing="0" w:before="240" w:lineRule="auto"/>
        <w:ind w:left="720" w:hanging="360"/>
      </w:pPr>
      <w:r w:rsidDel="00000000" w:rsidR="00000000" w:rsidRPr="00000000">
        <w:rPr>
          <w:b w:val="1"/>
          <w:bCs w:val="1"/>
          <w:rtl w:val="0"/>
        </w:rPr>
        <w:t xml:space="preserve">Spatial Hierarchy</w:t>
      </w:r>
      <w:r w:rsidDel="00000000" w:rsidR="00000000" w:rsidRPr="00000000">
        <w:rPr>
          <w:rtl w:val="0"/>
        </w:rPr>
        <w:t xml:space="preserve">: Automatically learns feature hierarchies from raw pixels</w:t>
      </w:r>
    </w:p>
    <w:p w:rsidR="00000000" w:rsidDel="00000000" w:rsidP="00000000" w:rsidRDefault="00000000" w:rsidRPr="00000000" w14:paraId="00000088">
      <w:pPr>
        <w:numPr>
          <w:ilvl w:val="0"/>
          <w:numId w:val="66"/>
        </w:numPr>
        <w:spacing w:after="0" w:afterAutospacing="0" w:before="0" w:beforeAutospacing="0" w:lineRule="auto"/>
        <w:ind w:left="720" w:hanging="360"/>
      </w:pPr>
      <w:r w:rsidDel="00000000" w:rsidR="00000000" w:rsidRPr="00000000">
        <w:rPr>
          <w:b w:val="1"/>
          <w:bCs w:val="1"/>
          <w:rtl w:val="0"/>
        </w:rPr>
        <w:t xml:space="preserve">Parameter Sharing</w:t>
      </w:r>
      <w:r w:rsidDel="00000000" w:rsidR="00000000" w:rsidRPr="00000000">
        <w:rPr>
          <w:rtl w:val="0"/>
        </w:rPr>
        <w:t xml:space="preserve">: Same filter applied across the entire image reduces parameters</w:t>
      </w:r>
    </w:p>
    <w:p w:rsidR="00000000" w:rsidDel="00000000" w:rsidP="00000000" w:rsidRDefault="00000000" w:rsidRPr="00000000" w14:paraId="00000089">
      <w:pPr>
        <w:numPr>
          <w:ilvl w:val="0"/>
          <w:numId w:val="66"/>
        </w:numPr>
        <w:spacing w:after="0" w:afterAutospacing="0" w:before="0" w:beforeAutospacing="0" w:lineRule="auto"/>
        <w:ind w:left="720" w:hanging="360"/>
      </w:pPr>
      <w:r w:rsidDel="00000000" w:rsidR="00000000" w:rsidRPr="00000000">
        <w:rPr>
          <w:b w:val="1"/>
          <w:bCs w:val="1"/>
          <w:rtl w:val="0"/>
        </w:rPr>
        <w:t xml:space="preserve">Translation Invariance</w:t>
      </w:r>
      <w:r w:rsidDel="00000000" w:rsidR="00000000" w:rsidRPr="00000000">
        <w:rPr>
          <w:rtl w:val="0"/>
        </w:rPr>
        <w:t xml:space="preserve">: Recognizes patterns regardless of their position in the image</w:t>
      </w:r>
    </w:p>
    <w:p w:rsidR="00000000" w:rsidDel="00000000" w:rsidP="00000000" w:rsidRDefault="00000000" w:rsidRPr="00000000" w14:paraId="0000008A">
      <w:pPr>
        <w:numPr>
          <w:ilvl w:val="0"/>
          <w:numId w:val="66"/>
        </w:numPr>
        <w:spacing w:after="240" w:before="0" w:beforeAutospacing="0" w:lineRule="auto"/>
        <w:ind w:left="720" w:hanging="360"/>
      </w:pPr>
      <w:r w:rsidDel="00000000" w:rsidR="00000000" w:rsidRPr="00000000">
        <w:rPr>
          <w:b w:val="1"/>
          <w:bCs w:val="1"/>
          <w:rtl w:val="0"/>
        </w:rPr>
        <w:t xml:space="preserve">Efficient for Image Data</w:t>
      </w:r>
      <w:r w:rsidDel="00000000" w:rsidR="00000000" w:rsidRPr="00000000">
        <w:rPr>
          <w:rtl w:val="0"/>
        </w:rPr>
        <w:t xml:space="preserve">: Exploits spatial structure of images</w:t>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3zfdxrbj5w8a" w:id="6"/>
      <w:bookmarkEnd w:id="6"/>
      <w:r w:rsidDel="00000000" w:rsidR="00000000" w:rsidRPr="00000000">
        <w:rPr>
          <w:b w:val="1"/>
          <w:bCs w:val="1"/>
          <w:color w:val="000000"/>
          <w:sz w:val="22"/>
          <w:szCs w:val="22"/>
          <w:rtl w:val="0"/>
        </w:rPr>
        <w:t xml:space="preserve">Training Process</w:t>
      </w:r>
    </w:p>
    <w:p w:rsidR="00000000" w:rsidDel="00000000" w:rsidP="00000000" w:rsidRDefault="00000000" w:rsidRPr="00000000" w14:paraId="0000008C">
      <w:pPr>
        <w:numPr>
          <w:ilvl w:val="0"/>
          <w:numId w:val="28"/>
        </w:numPr>
        <w:spacing w:after="0" w:afterAutospacing="0" w:before="240" w:lineRule="auto"/>
        <w:ind w:left="720" w:hanging="360"/>
      </w:pPr>
      <w:r w:rsidDel="00000000" w:rsidR="00000000" w:rsidRPr="00000000">
        <w:rPr>
          <w:b w:val="1"/>
          <w:bCs w:val="1"/>
          <w:rtl w:val="0"/>
        </w:rPr>
        <w:t xml:space="preserve">Forward Propagation</w:t>
      </w:r>
      <w:r w:rsidDel="00000000" w:rsidR="00000000" w:rsidRPr="00000000">
        <w:rPr>
          <w:rtl w:val="0"/>
        </w:rPr>
        <w:t xml:space="preserve">: Input passes through layers to produce predictions</w:t>
      </w:r>
    </w:p>
    <w:p w:rsidR="00000000" w:rsidDel="00000000" w:rsidP="00000000" w:rsidRDefault="00000000" w:rsidRPr="00000000" w14:paraId="0000008D">
      <w:pPr>
        <w:numPr>
          <w:ilvl w:val="0"/>
          <w:numId w:val="28"/>
        </w:numPr>
        <w:spacing w:after="0" w:afterAutospacing="0" w:before="0" w:beforeAutospacing="0" w:lineRule="auto"/>
        <w:ind w:left="720" w:hanging="360"/>
      </w:pPr>
      <w:r w:rsidDel="00000000" w:rsidR="00000000" w:rsidRPr="00000000">
        <w:rPr>
          <w:b w:val="1"/>
          <w:bCs w:val="1"/>
          <w:rtl w:val="0"/>
        </w:rPr>
        <w:t xml:space="preserve">Loss Calculation</w:t>
      </w:r>
      <w:r w:rsidDel="00000000" w:rsidR="00000000" w:rsidRPr="00000000">
        <w:rPr>
          <w:rtl w:val="0"/>
        </w:rPr>
        <w:t xml:space="preserve">: Measures difference between predictions and true labels (e.g., categorical cross-entropy)</w:t>
      </w:r>
    </w:p>
    <w:p w:rsidR="00000000" w:rsidDel="00000000" w:rsidP="00000000" w:rsidRDefault="00000000" w:rsidRPr="00000000" w14:paraId="0000008E">
      <w:pPr>
        <w:numPr>
          <w:ilvl w:val="0"/>
          <w:numId w:val="28"/>
        </w:numPr>
        <w:spacing w:after="0" w:afterAutospacing="0" w:before="0" w:beforeAutospacing="0" w:lineRule="auto"/>
        <w:ind w:left="720" w:hanging="360"/>
      </w:pPr>
      <w:r w:rsidDel="00000000" w:rsidR="00000000" w:rsidRPr="00000000">
        <w:rPr>
          <w:b w:val="1"/>
          <w:bCs w:val="1"/>
          <w:rtl w:val="0"/>
        </w:rPr>
        <w:t xml:space="preserve">Backpropagation</w:t>
      </w:r>
      <w:r w:rsidDel="00000000" w:rsidR="00000000" w:rsidRPr="00000000">
        <w:rPr>
          <w:rtl w:val="0"/>
        </w:rPr>
        <w:t xml:space="preserve">: Computes gradients of loss with respect to weights</w:t>
      </w:r>
    </w:p>
    <w:p w:rsidR="00000000" w:rsidDel="00000000" w:rsidP="00000000" w:rsidRDefault="00000000" w:rsidRPr="00000000" w14:paraId="0000008F">
      <w:pPr>
        <w:numPr>
          <w:ilvl w:val="0"/>
          <w:numId w:val="28"/>
        </w:numPr>
        <w:spacing w:after="240" w:before="0" w:beforeAutospacing="0" w:lineRule="auto"/>
        <w:ind w:left="720" w:hanging="360"/>
      </w:pPr>
      <w:r w:rsidDel="00000000" w:rsidR="00000000" w:rsidRPr="00000000">
        <w:rPr>
          <w:b w:val="1"/>
          <w:bCs w:val="1"/>
          <w:rtl w:val="0"/>
        </w:rPr>
        <w:t xml:space="preserve">Optimization</w:t>
      </w:r>
      <w:r w:rsidDel="00000000" w:rsidR="00000000" w:rsidRPr="00000000">
        <w:rPr>
          <w:rtl w:val="0"/>
        </w:rPr>
        <w:t xml:space="preserve">: Updates weights using algorithms like Adam, SGD to minimize loss</w:t>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y7ciytk0xcgb" w:id="7"/>
      <w:bookmarkEnd w:id="7"/>
      <w:r w:rsidDel="00000000" w:rsidR="00000000" w:rsidRPr="00000000">
        <w:rPr>
          <w:b w:val="1"/>
          <w:bCs w:val="1"/>
          <w:color w:val="000000"/>
          <w:sz w:val="22"/>
          <w:szCs w:val="22"/>
          <w:rtl w:val="0"/>
        </w:rPr>
        <w:t xml:space="preserve">Transfer Learning</w:t>
      </w:r>
    </w:p>
    <w:p w:rsidR="00000000" w:rsidDel="00000000" w:rsidP="00000000" w:rsidRDefault="00000000" w:rsidRPr="00000000" w14:paraId="00000091">
      <w:pPr>
        <w:spacing w:after="240" w:before="240" w:lineRule="auto"/>
        <w:rPr/>
      </w:pPr>
      <w:r w:rsidDel="00000000" w:rsidR="00000000" w:rsidRPr="00000000">
        <w:rPr>
          <w:rtl w:val="0"/>
        </w:rPr>
        <w:t xml:space="preserve">Transfer learning is a machine learning technique where a model trained on one task is reused as the starting point for a model on a second task. In computer vision, models pre-trained on large datasets like ImageNet (containing millions of images across 1000 categories) can be fine-tuned for specific tasks with smaller datasets.</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Benefits of Transfer Learning:</w:t>
      </w:r>
    </w:p>
    <w:p w:rsidR="00000000" w:rsidDel="00000000" w:rsidP="00000000" w:rsidRDefault="00000000" w:rsidRPr="00000000" w14:paraId="00000093">
      <w:pPr>
        <w:numPr>
          <w:ilvl w:val="0"/>
          <w:numId w:val="51"/>
        </w:numPr>
        <w:spacing w:after="0" w:afterAutospacing="0" w:before="240" w:lineRule="auto"/>
        <w:ind w:left="720" w:hanging="360"/>
      </w:pPr>
      <w:r w:rsidDel="00000000" w:rsidR="00000000" w:rsidRPr="00000000">
        <w:rPr>
          <w:rtl w:val="0"/>
        </w:rPr>
        <w:t xml:space="preserve">Reduces training time significantly</w:t>
      </w:r>
    </w:p>
    <w:p w:rsidR="00000000" w:rsidDel="00000000" w:rsidP="00000000" w:rsidRDefault="00000000" w:rsidRPr="00000000" w14:paraId="00000094">
      <w:pPr>
        <w:numPr>
          <w:ilvl w:val="0"/>
          <w:numId w:val="51"/>
        </w:numPr>
        <w:spacing w:after="0" w:afterAutospacing="0" w:before="0" w:beforeAutospacing="0" w:lineRule="auto"/>
        <w:ind w:left="720" w:hanging="360"/>
      </w:pPr>
      <w:r w:rsidDel="00000000" w:rsidR="00000000" w:rsidRPr="00000000">
        <w:rPr>
          <w:rtl w:val="0"/>
        </w:rPr>
        <w:t xml:space="preserve">Requires less training data</w:t>
      </w:r>
    </w:p>
    <w:p w:rsidR="00000000" w:rsidDel="00000000" w:rsidP="00000000" w:rsidRDefault="00000000" w:rsidRPr="00000000" w14:paraId="00000095">
      <w:pPr>
        <w:numPr>
          <w:ilvl w:val="0"/>
          <w:numId w:val="51"/>
        </w:numPr>
        <w:spacing w:after="0" w:afterAutospacing="0" w:before="0" w:beforeAutospacing="0" w:lineRule="auto"/>
        <w:ind w:left="720" w:hanging="360"/>
      </w:pPr>
      <w:r w:rsidDel="00000000" w:rsidR="00000000" w:rsidRPr="00000000">
        <w:rPr>
          <w:rtl w:val="0"/>
        </w:rPr>
        <w:t xml:space="preserve">Achieves higher accuracy by leveraging pre-learned features</w:t>
      </w:r>
    </w:p>
    <w:p w:rsidR="00000000" w:rsidDel="00000000" w:rsidP="00000000" w:rsidRDefault="00000000" w:rsidRPr="00000000" w14:paraId="00000096">
      <w:pPr>
        <w:numPr>
          <w:ilvl w:val="0"/>
          <w:numId w:val="51"/>
        </w:numPr>
        <w:spacing w:after="240" w:before="0" w:beforeAutospacing="0" w:lineRule="auto"/>
        <w:ind w:left="720" w:hanging="360"/>
      </w:pPr>
      <w:r w:rsidDel="00000000" w:rsidR="00000000" w:rsidRPr="00000000">
        <w:rPr>
          <w:rtl w:val="0"/>
        </w:rPr>
        <w:t xml:space="preserve">Prevents overfitting on small datasets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Common Pre-trained Architectures:</w:t>
      </w:r>
    </w:p>
    <w:p w:rsidR="00000000" w:rsidDel="00000000" w:rsidP="00000000" w:rsidRDefault="00000000" w:rsidRPr="00000000" w14:paraId="00000098">
      <w:pPr>
        <w:numPr>
          <w:ilvl w:val="0"/>
          <w:numId w:val="79"/>
        </w:numPr>
        <w:spacing w:after="0" w:afterAutospacing="0" w:before="240" w:lineRule="auto"/>
        <w:ind w:left="720" w:hanging="360"/>
      </w:pPr>
      <w:r w:rsidDel="00000000" w:rsidR="00000000" w:rsidRPr="00000000">
        <w:rPr>
          <w:b w:val="1"/>
          <w:bCs w:val="1"/>
          <w:rtl w:val="0"/>
        </w:rPr>
        <w:t xml:space="preserve">MobileNetV2</w:t>
      </w:r>
      <w:r w:rsidDel="00000000" w:rsidR="00000000" w:rsidRPr="00000000">
        <w:rPr>
          <w:rtl w:val="0"/>
        </w:rPr>
        <w:t xml:space="preserve">: Efficient architecture using depthwise separable convolutions, ideal for mobile and embedded devices</w:t>
      </w:r>
    </w:p>
    <w:p w:rsidR="00000000" w:rsidDel="00000000" w:rsidP="00000000" w:rsidRDefault="00000000" w:rsidRPr="00000000" w14:paraId="00000099">
      <w:pPr>
        <w:numPr>
          <w:ilvl w:val="0"/>
          <w:numId w:val="79"/>
        </w:numPr>
        <w:spacing w:after="0" w:afterAutospacing="0" w:before="0" w:beforeAutospacing="0" w:lineRule="auto"/>
        <w:ind w:left="720" w:hanging="360"/>
      </w:pPr>
      <w:r w:rsidDel="00000000" w:rsidR="00000000" w:rsidRPr="00000000">
        <w:rPr>
          <w:b w:val="1"/>
          <w:bCs w:val="1"/>
          <w:rtl w:val="0"/>
        </w:rPr>
        <w:t xml:space="preserve">Xception</w:t>
      </w:r>
      <w:r w:rsidDel="00000000" w:rsidR="00000000" w:rsidRPr="00000000">
        <w:rPr>
          <w:rtl w:val="0"/>
        </w:rPr>
        <w:t xml:space="preserve">: Uses depthwise separable convolutions throughout, achieving high accuracy with reasonable computational cost</w:t>
      </w:r>
    </w:p>
    <w:p w:rsidR="00000000" w:rsidDel="00000000" w:rsidP="00000000" w:rsidRDefault="00000000" w:rsidRPr="00000000" w14:paraId="0000009A">
      <w:pPr>
        <w:numPr>
          <w:ilvl w:val="0"/>
          <w:numId w:val="79"/>
        </w:numPr>
        <w:spacing w:after="240" w:before="0" w:beforeAutospacing="0" w:lineRule="auto"/>
        <w:ind w:left="720" w:hanging="360"/>
      </w:pPr>
      <w:r w:rsidDel="00000000" w:rsidR="00000000" w:rsidRPr="00000000">
        <w:rPr>
          <w:b w:val="1"/>
          <w:bCs w:val="1"/>
          <w:rtl w:val="0"/>
        </w:rPr>
        <w:t xml:space="preserve">ResNet, VGG, EfficientNet</w:t>
      </w:r>
      <w:r w:rsidDel="00000000" w:rsidR="00000000" w:rsidRPr="00000000">
        <w:rPr>
          <w:rtl w:val="0"/>
        </w:rPr>
        <w:t xml:space="preserve">: Other popular architectures for various use cases</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4r1h4dcis7v2" w:id="8"/>
      <w:bookmarkEnd w:id="8"/>
      <w:r w:rsidDel="00000000" w:rsidR="00000000" w:rsidRPr="00000000">
        <w:rPr>
          <w:b w:val="1"/>
          <w:bCs w:val="1"/>
          <w:color w:val="000000"/>
          <w:sz w:val="22"/>
          <w:szCs w:val="22"/>
          <w:rtl w:val="0"/>
        </w:rPr>
        <w:t xml:space="preserve">Data Augmentation</w:t>
      </w:r>
    </w:p>
    <w:p w:rsidR="00000000" w:rsidDel="00000000" w:rsidP="00000000" w:rsidRDefault="00000000" w:rsidRPr="00000000" w14:paraId="0000009C">
      <w:pPr>
        <w:spacing w:after="240" w:before="240" w:lineRule="auto"/>
        <w:rPr/>
      </w:pPr>
      <w:r w:rsidDel="00000000" w:rsidR="00000000" w:rsidRPr="00000000">
        <w:rPr>
          <w:rtl w:val="0"/>
        </w:rPr>
        <w:t xml:space="preserve">Data augmentation is a technique to artificially expand the training dataset by applying random transformations to existing images. This helps the model generalize better to unseen data.</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Common Augmentation Techniques:</w:t>
      </w:r>
    </w:p>
    <w:p w:rsidR="00000000" w:rsidDel="00000000" w:rsidP="00000000" w:rsidRDefault="00000000" w:rsidRPr="00000000" w14:paraId="0000009E">
      <w:pPr>
        <w:numPr>
          <w:ilvl w:val="0"/>
          <w:numId w:val="103"/>
        </w:numPr>
        <w:spacing w:after="0" w:afterAutospacing="0" w:before="240" w:lineRule="auto"/>
        <w:ind w:left="720" w:hanging="360"/>
      </w:pPr>
      <w:r w:rsidDel="00000000" w:rsidR="00000000" w:rsidRPr="00000000">
        <w:rPr>
          <w:rtl w:val="0"/>
        </w:rPr>
        <w:t xml:space="preserve">Rotation, flipping, zooming</w:t>
      </w:r>
    </w:p>
    <w:p w:rsidR="00000000" w:rsidDel="00000000" w:rsidP="00000000" w:rsidRDefault="00000000" w:rsidRPr="00000000" w14:paraId="0000009F">
      <w:pPr>
        <w:numPr>
          <w:ilvl w:val="0"/>
          <w:numId w:val="103"/>
        </w:numPr>
        <w:spacing w:after="0" w:afterAutospacing="0" w:before="0" w:beforeAutospacing="0" w:lineRule="auto"/>
        <w:ind w:left="720" w:hanging="360"/>
      </w:pPr>
      <w:r w:rsidDel="00000000" w:rsidR="00000000" w:rsidRPr="00000000">
        <w:rPr>
          <w:rtl w:val="0"/>
        </w:rPr>
        <w:t xml:space="preserve">Translation (shifting), shearing</w:t>
      </w:r>
    </w:p>
    <w:p w:rsidR="00000000" w:rsidDel="00000000" w:rsidP="00000000" w:rsidRDefault="00000000" w:rsidRPr="00000000" w14:paraId="000000A0">
      <w:pPr>
        <w:numPr>
          <w:ilvl w:val="0"/>
          <w:numId w:val="103"/>
        </w:numPr>
        <w:spacing w:after="0" w:afterAutospacing="0" w:before="0" w:beforeAutospacing="0" w:lineRule="auto"/>
        <w:ind w:left="720" w:hanging="360"/>
      </w:pPr>
      <w:r w:rsidDel="00000000" w:rsidR="00000000" w:rsidRPr="00000000">
        <w:rPr>
          <w:rtl w:val="0"/>
        </w:rPr>
        <w:t xml:space="preserve">Brightness and contrast adjustments</w:t>
      </w:r>
    </w:p>
    <w:p w:rsidR="00000000" w:rsidDel="00000000" w:rsidP="00000000" w:rsidRDefault="00000000" w:rsidRPr="00000000" w14:paraId="000000A1">
      <w:pPr>
        <w:numPr>
          <w:ilvl w:val="0"/>
          <w:numId w:val="103"/>
        </w:numPr>
        <w:spacing w:after="240" w:before="0" w:beforeAutospacing="0" w:lineRule="auto"/>
        <w:ind w:left="720" w:hanging="360"/>
      </w:pPr>
      <w:r w:rsidDel="00000000" w:rsidR="00000000" w:rsidRPr="00000000">
        <w:rPr>
          <w:rtl w:val="0"/>
        </w:rPr>
        <w:t xml:space="preserve">Adding noise or blur</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bld4uzba2b11" w:id="9"/>
      <w:bookmarkEnd w:id="9"/>
      <w:r w:rsidDel="00000000" w:rsidR="00000000" w:rsidRPr="00000000">
        <w:rPr>
          <w:b w:val="1"/>
          <w:bCs w:val="1"/>
          <w:sz w:val="34"/>
          <w:szCs w:val="34"/>
          <w:rtl w:val="0"/>
        </w:rPr>
        <w:t xml:space="preserve">Part 2: Practical Application</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rvwh1ocpzgs6" w:id="10"/>
      <w:bookmarkEnd w:id="10"/>
      <w:r w:rsidDel="00000000" w:rsidR="00000000" w:rsidRPr="00000000">
        <w:rPr>
          <w:b w:val="1"/>
          <w:bCs w:val="1"/>
          <w:color w:val="000000"/>
          <w:sz w:val="26"/>
          <w:szCs w:val="26"/>
          <w:rtl w:val="0"/>
        </w:rPr>
        <w:t xml:space="preserve">1. Problem Description</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Title:</w:t>
      </w:r>
      <w:r w:rsidDel="00000000" w:rsidR="00000000" w:rsidRPr="00000000">
        <w:rPr>
          <w:rtl w:val="0"/>
        </w:rPr>
        <w:t xml:space="preserve"> Automated Garbage Classification using Deep Learning</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Research Objectives:</w:t>
      </w:r>
    </w:p>
    <w:p w:rsidR="00000000" w:rsidDel="00000000" w:rsidP="00000000" w:rsidRDefault="00000000" w:rsidRPr="00000000" w14:paraId="000000A7">
      <w:pPr>
        <w:numPr>
          <w:ilvl w:val="0"/>
          <w:numId w:val="114"/>
        </w:numPr>
        <w:spacing w:after="0" w:afterAutospacing="0" w:before="240" w:lineRule="auto"/>
        <w:ind w:left="720" w:hanging="360"/>
      </w:pPr>
      <w:r w:rsidDel="00000000" w:rsidR="00000000" w:rsidRPr="00000000">
        <w:rPr>
          <w:rtl w:val="0"/>
        </w:rPr>
        <w:t xml:space="preserve">Develop an automated system to classify different types of garbage materials using Convolutional Neural Networks</w:t>
      </w:r>
    </w:p>
    <w:p w:rsidR="00000000" w:rsidDel="00000000" w:rsidP="00000000" w:rsidRDefault="00000000" w:rsidRPr="00000000" w14:paraId="000000A8">
      <w:pPr>
        <w:numPr>
          <w:ilvl w:val="0"/>
          <w:numId w:val="114"/>
        </w:numPr>
        <w:spacing w:after="0" w:afterAutospacing="0" w:before="0" w:beforeAutospacing="0" w:lineRule="auto"/>
        <w:ind w:left="720" w:hanging="360"/>
      </w:pPr>
      <w:r w:rsidDel="00000000" w:rsidR="00000000" w:rsidRPr="00000000">
        <w:rPr>
          <w:rtl w:val="0"/>
        </w:rPr>
        <w:t xml:space="preserve">Compare the performance of three different architectures: Basic CNN, Xception, and MobileNetV2</w:t>
      </w:r>
    </w:p>
    <w:p w:rsidR="00000000" w:rsidDel="00000000" w:rsidP="00000000" w:rsidRDefault="00000000" w:rsidRPr="00000000" w14:paraId="000000A9">
      <w:pPr>
        <w:numPr>
          <w:ilvl w:val="0"/>
          <w:numId w:val="114"/>
        </w:numPr>
        <w:spacing w:after="0" w:afterAutospacing="0" w:before="0" w:beforeAutospacing="0" w:lineRule="auto"/>
        <w:ind w:left="720" w:hanging="360"/>
      </w:pPr>
      <w:r w:rsidDel="00000000" w:rsidR="00000000" w:rsidRPr="00000000">
        <w:rPr>
          <w:rtl w:val="0"/>
        </w:rPr>
        <w:t xml:space="preserve">Evaluate the impact of transfer learning on classification accuracy</w:t>
      </w:r>
    </w:p>
    <w:p w:rsidR="00000000" w:rsidDel="00000000" w:rsidP="00000000" w:rsidRDefault="00000000" w:rsidRPr="00000000" w14:paraId="000000AA">
      <w:pPr>
        <w:numPr>
          <w:ilvl w:val="0"/>
          <w:numId w:val="114"/>
        </w:numPr>
        <w:spacing w:after="0" w:afterAutospacing="0" w:before="0" w:beforeAutospacing="0" w:lineRule="auto"/>
        <w:ind w:left="720" w:hanging="360"/>
      </w:pPr>
      <w:r w:rsidDel="00000000" w:rsidR="00000000" w:rsidRPr="00000000">
        <w:rPr>
          <w:rtl w:val="0"/>
        </w:rPr>
        <w:t xml:space="preserve">Create a practical model suitable for deployment in real-world waste sorting systems</w:t>
      </w:r>
    </w:p>
    <w:p w:rsidR="00000000" w:rsidDel="00000000" w:rsidP="00000000" w:rsidRDefault="00000000" w:rsidRPr="00000000" w14:paraId="000000AB">
      <w:pPr>
        <w:numPr>
          <w:ilvl w:val="0"/>
          <w:numId w:val="114"/>
        </w:numPr>
        <w:spacing w:after="240" w:before="0" w:beforeAutospacing="0" w:lineRule="auto"/>
        <w:ind w:left="720" w:hanging="360"/>
      </w:pPr>
      <w:r w:rsidDel="00000000" w:rsidR="00000000" w:rsidRPr="00000000">
        <w:rPr>
          <w:rtl w:val="0"/>
        </w:rPr>
        <w:t xml:space="preserve">Achieve high classification accuracy to support automated recycling and waste management</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Input of the Problem:</w:t>
      </w:r>
    </w:p>
    <w:p w:rsidR="00000000" w:rsidDel="00000000" w:rsidP="00000000" w:rsidRDefault="00000000" w:rsidRPr="00000000" w14:paraId="000000AD">
      <w:pPr>
        <w:numPr>
          <w:ilvl w:val="0"/>
          <w:numId w:val="63"/>
        </w:numPr>
        <w:spacing w:after="0" w:afterAutospacing="0" w:before="240" w:lineRule="auto"/>
        <w:ind w:left="720" w:hanging="360"/>
      </w:pPr>
      <w:r w:rsidDel="00000000" w:rsidR="00000000" w:rsidRPr="00000000">
        <w:rPr>
          <w:rtl w:val="0"/>
        </w:rPr>
        <w:t xml:space="preserve">RGB images of garbage items</w:t>
      </w:r>
    </w:p>
    <w:p w:rsidR="00000000" w:rsidDel="00000000" w:rsidP="00000000" w:rsidRDefault="00000000" w:rsidRPr="00000000" w14:paraId="000000AE">
      <w:pPr>
        <w:numPr>
          <w:ilvl w:val="0"/>
          <w:numId w:val="63"/>
        </w:numPr>
        <w:spacing w:after="0" w:afterAutospacing="0" w:before="0" w:beforeAutospacing="0" w:lineRule="auto"/>
        <w:ind w:left="720" w:hanging="360"/>
      </w:pPr>
      <w:r w:rsidDel="00000000" w:rsidR="00000000" w:rsidRPr="00000000">
        <w:rPr>
          <w:rtl w:val="0"/>
        </w:rPr>
        <w:t xml:space="preserve">Image size: 224 × 224 × 3 pixels (height × width × channels)</w:t>
      </w:r>
    </w:p>
    <w:p w:rsidR="00000000" w:rsidDel="00000000" w:rsidP="00000000" w:rsidRDefault="00000000" w:rsidRPr="00000000" w14:paraId="000000AF">
      <w:pPr>
        <w:numPr>
          <w:ilvl w:val="0"/>
          <w:numId w:val="63"/>
        </w:numPr>
        <w:spacing w:after="0" w:afterAutospacing="0" w:before="0" w:beforeAutospacing="0" w:lineRule="auto"/>
        <w:ind w:left="720" w:hanging="360"/>
      </w:pPr>
      <w:r w:rsidDel="00000000" w:rsidR="00000000" w:rsidRPr="00000000">
        <w:rPr>
          <w:rtl w:val="0"/>
        </w:rPr>
        <w:t xml:space="preserve">Various types of waste materials captured under different lighting conditions, backgrounds, and orientations</w:t>
      </w:r>
    </w:p>
    <w:p w:rsidR="00000000" w:rsidDel="00000000" w:rsidP="00000000" w:rsidRDefault="00000000" w:rsidRPr="00000000" w14:paraId="000000B0">
      <w:pPr>
        <w:numPr>
          <w:ilvl w:val="0"/>
          <w:numId w:val="63"/>
        </w:numPr>
        <w:spacing w:after="240" w:before="0" w:beforeAutospacing="0" w:lineRule="auto"/>
        <w:ind w:left="720" w:hanging="360"/>
      </w:pPr>
      <w:r w:rsidDel="00000000" w:rsidR="00000000" w:rsidRPr="00000000">
        <w:rPr>
          <w:rtl w:val="0"/>
        </w:rPr>
        <w:t xml:space="preserve">Images contain single garbage items centered in the frame</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Output of the Problem:</w:t>
      </w:r>
    </w:p>
    <w:p w:rsidR="00000000" w:rsidDel="00000000" w:rsidP="00000000" w:rsidRDefault="00000000" w:rsidRPr="00000000" w14:paraId="000000B2">
      <w:pPr>
        <w:numPr>
          <w:ilvl w:val="0"/>
          <w:numId w:val="56"/>
        </w:numPr>
        <w:spacing w:after="0" w:afterAutospacing="0" w:before="240" w:lineRule="auto"/>
        <w:ind w:left="720" w:hanging="360"/>
      </w:pPr>
      <w:r w:rsidDel="00000000" w:rsidR="00000000" w:rsidRPr="00000000">
        <w:rPr>
          <w:rtl w:val="0"/>
        </w:rPr>
        <w:t xml:space="preserve">Classification label predicting the garbage category from 12 possible classes</w:t>
      </w:r>
    </w:p>
    <w:p w:rsidR="00000000" w:rsidDel="00000000" w:rsidP="00000000" w:rsidRDefault="00000000" w:rsidRPr="00000000" w14:paraId="000000B3">
      <w:pPr>
        <w:numPr>
          <w:ilvl w:val="0"/>
          <w:numId w:val="56"/>
        </w:numPr>
        <w:spacing w:after="0" w:afterAutospacing="0" w:before="0" w:beforeAutospacing="0" w:lineRule="auto"/>
        <w:ind w:left="720" w:hanging="360"/>
      </w:pPr>
      <w:r w:rsidDel="00000000" w:rsidR="00000000" w:rsidRPr="00000000">
        <w:rPr>
          <w:rtl w:val="0"/>
        </w:rPr>
        <w:t xml:space="preserve">Probability distribution across all classes (softmax output)</w:t>
      </w:r>
    </w:p>
    <w:p w:rsidR="00000000" w:rsidDel="00000000" w:rsidP="00000000" w:rsidRDefault="00000000" w:rsidRPr="00000000" w14:paraId="000000B4">
      <w:pPr>
        <w:numPr>
          <w:ilvl w:val="0"/>
          <w:numId w:val="56"/>
        </w:numPr>
        <w:spacing w:after="0" w:afterAutospacing="0" w:before="0" w:beforeAutospacing="0" w:lineRule="auto"/>
        <w:ind w:left="720" w:hanging="360"/>
      </w:pPr>
      <w:r w:rsidDel="00000000" w:rsidR="00000000" w:rsidRPr="00000000">
        <w:rPr>
          <w:rtl w:val="0"/>
        </w:rPr>
        <w:t xml:space="preserve">Predicted class with highest confidence score</w:t>
      </w:r>
    </w:p>
    <w:p w:rsidR="00000000" w:rsidDel="00000000" w:rsidP="00000000" w:rsidRDefault="00000000" w:rsidRPr="00000000" w14:paraId="000000B5">
      <w:pPr>
        <w:numPr>
          <w:ilvl w:val="0"/>
          <w:numId w:val="56"/>
        </w:numPr>
        <w:spacing w:after="240" w:before="0" w:beforeAutospacing="0" w:lineRule="auto"/>
        <w:ind w:left="720" w:hanging="360"/>
      </w:pPr>
      <w:r w:rsidDel="00000000" w:rsidR="00000000" w:rsidRPr="00000000">
        <w:rPr>
          <w:rtl w:val="0"/>
        </w:rPr>
        <w:t xml:space="preserve">Format: One-hot encoded categorical output vector of size 12</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Summary of Tasks Performed:</w:t>
      </w:r>
    </w:p>
    <w:p w:rsidR="00000000" w:rsidDel="00000000" w:rsidP="00000000" w:rsidRDefault="00000000" w:rsidRPr="00000000" w14:paraId="000000B7">
      <w:pPr>
        <w:numPr>
          <w:ilvl w:val="0"/>
          <w:numId w:val="104"/>
        </w:numPr>
        <w:spacing w:after="0" w:afterAutospacing="0" w:before="240" w:lineRule="auto"/>
        <w:ind w:left="720" w:hanging="360"/>
      </w:pPr>
      <w:r w:rsidDel="00000000" w:rsidR="00000000" w:rsidRPr="00000000">
        <w:rPr>
          <w:b w:val="1"/>
          <w:bCs w:val="1"/>
          <w:rtl w:val="0"/>
        </w:rPr>
        <w:t xml:space="preserve">Data Collection and Preparation</w:t>
        <w:br w:type="textWrapping"/>
      </w:r>
    </w:p>
    <w:p w:rsidR="00000000" w:rsidDel="00000000" w:rsidP="00000000" w:rsidRDefault="00000000" w:rsidRPr="00000000" w14:paraId="000000B8">
      <w:pPr>
        <w:numPr>
          <w:ilvl w:val="1"/>
          <w:numId w:val="104"/>
        </w:numPr>
        <w:spacing w:after="0" w:afterAutospacing="0" w:before="0" w:beforeAutospacing="0" w:lineRule="auto"/>
        <w:ind w:left="1440" w:hanging="360"/>
      </w:pPr>
      <w:r w:rsidDel="00000000" w:rsidR="00000000" w:rsidRPr="00000000">
        <w:rPr>
          <w:rtl w:val="0"/>
        </w:rPr>
        <w:t xml:space="preserve">Downloaded the Garbage Classification dataset from Kaggle</w:t>
      </w:r>
    </w:p>
    <w:p w:rsidR="00000000" w:rsidDel="00000000" w:rsidP="00000000" w:rsidRDefault="00000000" w:rsidRPr="00000000" w14:paraId="000000B9">
      <w:pPr>
        <w:numPr>
          <w:ilvl w:val="1"/>
          <w:numId w:val="104"/>
        </w:numPr>
        <w:spacing w:after="0" w:afterAutospacing="0" w:before="0" w:beforeAutospacing="0" w:lineRule="auto"/>
        <w:ind w:left="1440" w:hanging="360"/>
      </w:pPr>
      <w:r w:rsidDel="00000000" w:rsidR="00000000" w:rsidRPr="00000000">
        <w:rPr>
          <w:rtl w:val="0"/>
        </w:rPr>
        <w:t xml:space="preserve">Analyzed dataset structure and class distribution</w:t>
      </w:r>
    </w:p>
    <w:p w:rsidR="00000000" w:rsidDel="00000000" w:rsidP="00000000" w:rsidRDefault="00000000" w:rsidRPr="00000000" w14:paraId="000000BA">
      <w:pPr>
        <w:numPr>
          <w:ilvl w:val="1"/>
          <w:numId w:val="104"/>
        </w:numPr>
        <w:spacing w:after="0" w:afterAutospacing="0" w:before="0" w:beforeAutospacing="0" w:lineRule="auto"/>
        <w:ind w:left="1440" w:hanging="360"/>
      </w:pPr>
      <w:r w:rsidDel="00000000" w:rsidR="00000000" w:rsidRPr="00000000">
        <w:rPr>
          <w:rtl w:val="0"/>
        </w:rPr>
        <w:t xml:space="preserve">Performed data cleaning and validation</w:t>
      </w:r>
    </w:p>
    <w:p w:rsidR="00000000" w:rsidDel="00000000" w:rsidP="00000000" w:rsidRDefault="00000000" w:rsidRPr="00000000" w14:paraId="000000BB">
      <w:pPr>
        <w:numPr>
          <w:ilvl w:val="1"/>
          <w:numId w:val="104"/>
        </w:numPr>
        <w:spacing w:after="0" w:afterAutospacing="0" w:before="0" w:beforeAutospacing="0" w:lineRule="auto"/>
        <w:ind w:left="1440" w:hanging="360"/>
      </w:pPr>
      <w:r w:rsidDel="00000000" w:rsidR="00000000" w:rsidRPr="00000000">
        <w:rPr>
          <w:rtl w:val="0"/>
        </w:rPr>
        <w:t xml:space="preserve">Split dataset into training (70%), validation (15%), and test (15%) sets using stratified sampling</w:t>
      </w:r>
    </w:p>
    <w:p w:rsidR="00000000" w:rsidDel="00000000" w:rsidP="00000000" w:rsidRDefault="00000000" w:rsidRPr="00000000" w14:paraId="000000BC">
      <w:pPr>
        <w:numPr>
          <w:ilvl w:val="0"/>
          <w:numId w:val="104"/>
        </w:numPr>
        <w:spacing w:after="0" w:afterAutospacing="0" w:before="0" w:beforeAutospacing="0" w:lineRule="auto"/>
        <w:ind w:left="720" w:hanging="360"/>
      </w:pPr>
      <w:r w:rsidDel="00000000" w:rsidR="00000000" w:rsidRPr="00000000">
        <w:rPr>
          <w:b w:val="1"/>
          <w:bCs w:val="1"/>
          <w:rtl w:val="0"/>
        </w:rPr>
        <w:t xml:space="preserve">Data Preprocessing</w:t>
        <w:br w:type="textWrapping"/>
      </w:r>
    </w:p>
    <w:p w:rsidR="00000000" w:rsidDel="00000000" w:rsidP="00000000" w:rsidRDefault="00000000" w:rsidRPr="00000000" w14:paraId="000000BD">
      <w:pPr>
        <w:numPr>
          <w:ilvl w:val="1"/>
          <w:numId w:val="104"/>
        </w:numPr>
        <w:spacing w:after="0" w:afterAutospacing="0" w:before="0" w:beforeAutospacing="0" w:lineRule="auto"/>
        <w:ind w:left="1440" w:hanging="360"/>
      </w:pPr>
      <w:r w:rsidDel="00000000" w:rsidR="00000000" w:rsidRPr="00000000">
        <w:rPr>
          <w:rtl w:val="0"/>
        </w:rPr>
        <w:t xml:space="preserve">Resized all images to 224×224 pixels for uniform input</w:t>
      </w:r>
    </w:p>
    <w:p w:rsidR="00000000" w:rsidDel="00000000" w:rsidP="00000000" w:rsidRDefault="00000000" w:rsidRPr="00000000" w14:paraId="000000BE">
      <w:pPr>
        <w:numPr>
          <w:ilvl w:val="1"/>
          <w:numId w:val="104"/>
        </w:numPr>
        <w:spacing w:after="0" w:afterAutospacing="0" w:before="0" w:beforeAutospacing="0" w:lineRule="auto"/>
        <w:ind w:left="1440" w:hanging="360"/>
      </w:pPr>
      <w:r w:rsidDel="00000000" w:rsidR="00000000" w:rsidRPr="00000000">
        <w:rPr>
          <w:rtl w:val="0"/>
        </w:rPr>
        <w:t xml:space="preserve">Normalized pixel values to range [0, 1] by dividing by 255</w:t>
      </w:r>
    </w:p>
    <w:p w:rsidR="00000000" w:rsidDel="00000000" w:rsidP="00000000" w:rsidRDefault="00000000" w:rsidRPr="00000000" w14:paraId="000000BF">
      <w:pPr>
        <w:numPr>
          <w:ilvl w:val="1"/>
          <w:numId w:val="104"/>
        </w:numPr>
        <w:spacing w:after="0" w:afterAutospacing="0" w:before="0" w:beforeAutospacing="0" w:lineRule="auto"/>
        <w:ind w:left="1440" w:hanging="360"/>
      </w:pPr>
      <w:r w:rsidDel="00000000" w:rsidR="00000000" w:rsidRPr="00000000">
        <w:rPr>
          <w:rtl w:val="0"/>
        </w:rPr>
        <w:t xml:space="preserve">Applied data augmentation techniques to training data (rotation, flip, zoom, shift)</w:t>
      </w:r>
    </w:p>
    <w:p w:rsidR="00000000" w:rsidDel="00000000" w:rsidP="00000000" w:rsidRDefault="00000000" w:rsidRPr="00000000" w14:paraId="000000C0">
      <w:pPr>
        <w:numPr>
          <w:ilvl w:val="1"/>
          <w:numId w:val="104"/>
        </w:numPr>
        <w:spacing w:after="0" w:afterAutospacing="0" w:before="0" w:beforeAutospacing="0" w:lineRule="auto"/>
        <w:ind w:left="1440" w:hanging="360"/>
      </w:pPr>
      <w:r w:rsidDel="00000000" w:rsidR="00000000" w:rsidRPr="00000000">
        <w:rPr>
          <w:rtl w:val="0"/>
        </w:rPr>
        <w:t xml:space="preserve">Created data generators using Keras ImageDataGenerator</w:t>
      </w:r>
    </w:p>
    <w:p w:rsidR="00000000" w:rsidDel="00000000" w:rsidP="00000000" w:rsidRDefault="00000000" w:rsidRPr="00000000" w14:paraId="000000C1">
      <w:pPr>
        <w:numPr>
          <w:ilvl w:val="0"/>
          <w:numId w:val="104"/>
        </w:numPr>
        <w:spacing w:after="0" w:afterAutospacing="0" w:before="0" w:beforeAutospacing="0" w:lineRule="auto"/>
        <w:ind w:left="720" w:hanging="360"/>
      </w:pPr>
      <w:r w:rsidDel="00000000" w:rsidR="00000000" w:rsidRPr="00000000">
        <w:rPr>
          <w:b w:val="1"/>
          <w:bCs w:val="1"/>
          <w:rtl w:val="0"/>
        </w:rPr>
        <w:t xml:space="preserve">Model Development</w:t>
        <w:br w:type="textWrapping"/>
      </w:r>
    </w:p>
    <w:p w:rsidR="00000000" w:rsidDel="00000000" w:rsidP="00000000" w:rsidRDefault="00000000" w:rsidRPr="00000000" w14:paraId="000000C2">
      <w:pPr>
        <w:numPr>
          <w:ilvl w:val="1"/>
          <w:numId w:val="104"/>
        </w:numPr>
        <w:spacing w:after="0" w:afterAutospacing="0" w:before="0" w:beforeAutospacing="0" w:lineRule="auto"/>
        <w:ind w:left="1440" w:hanging="360"/>
      </w:pPr>
      <w:r w:rsidDel="00000000" w:rsidR="00000000" w:rsidRPr="00000000">
        <w:rPr>
          <w:b w:val="1"/>
          <w:bCs w:val="1"/>
          <w:rtl w:val="0"/>
        </w:rPr>
        <w:t xml:space="preserve">Model 1</w:t>
      </w:r>
      <w:r w:rsidDel="00000000" w:rsidR="00000000" w:rsidRPr="00000000">
        <w:rPr>
          <w:rtl w:val="0"/>
        </w:rPr>
        <w:t xml:space="preserve">: Designed and implemented a custom CNN architecture from scratch with 4 convolutional blocks</w:t>
      </w:r>
    </w:p>
    <w:p w:rsidR="00000000" w:rsidDel="00000000" w:rsidP="00000000" w:rsidRDefault="00000000" w:rsidRPr="00000000" w14:paraId="000000C3">
      <w:pPr>
        <w:numPr>
          <w:ilvl w:val="1"/>
          <w:numId w:val="104"/>
        </w:numPr>
        <w:spacing w:after="0" w:afterAutospacing="0" w:before="0" w:beforeAutospacing="0" w:lineRule="auto"/>
        <w:ind w:left="1440" w:hanging="360"/>
      </w:pPr>
      <w:r w:rsidDel="00000000" w:rsidR="00000000" w:rsidRPr="00000000">
        <w:rPr>
          <w:b w:val="1"/>
          <w:bCs w:val="1"/>
          <w:rtl w:val="0"/>
        </w:rPr>
        <w:t xml:space="preserve">Model 2</w:t>
      </w:r>
      <w:r w:rsidDel="00000000" w:rsidR="00000000" w:rsidRPr="00000000">
        <w:rPr>
          <w:rtl w:val="0"/>
        </w:rPr>
        <w:t xml:space="preserve">: Implemented Xception architecture with pre-trained ImageNet weights and custom classification head</w:t>
      </w:r>
    </w:p>
    <w:p w:rsidR="00000000" w:rsidDel="00000000" w:rsidP="00000000" w:rsidRDefault="00000000" w:rsidRPr="00000000" w14:paraId="000000C4">
      <w:pPr>
        <w:numPr>
          <w:ilvl w:val="1"/>
          <w:numId w:val="104"/>
        </w:numPr>
        <w:spacing w:after="0" w:afterAutospacing="0" w:before="0" w:beforeAutospacing="0" w:lineRule="auto"/>
        <w:ind w:left="1440" w:hanging="360"/>
      </w:pPr>
      <w:r w:rsidDel="00000000" w:rsidR="00000000" w:rsidRPr="00000000">
        <w:rPr>
          <w:b w:val="1"/>
          <w:bCs w:val="1"/>
          <w:rtl w:val="0"/>
        </w:rPr>
        <w:t xml:space="preserve">Model 3</w:t>
      </w:r>
      <w:r w:rsidDel="00000000" w:rsidR="00000000" w:rsidRPr="00000000">
        <w:rPr>
          <w:rtl w:val="0"/>
        </w:rPr>
        <w:t xml:space="preserve">: Implemented MobileNetV2 architecture with pre-trained ImageNet weights and custom classification head</w:t>
      </w:r>
    </w:p>
    <w:p w:rsidR="00000000" w:rsidDel="00000000" w:rsidP="00000000" w:rsidRDefault="00000000" w:rsidRPr="00000000" w14:paraId="000000C5">
      <w:pPr>
        <w:numPr>
          <w:ilvl w:val="1"/>
          <w:numId w:val="104"/>
        </w:numPr>
        <w:spacing w:after="0" w:afterAutospacing="0" w:before="0" w:beforeAutospacing="0" w:lineRule="auto"/>
        <w:ind w:left="1440" w:hanging="360"/>
      </w:pPr>
      <w:r w:rsidDel="00000000" w:rsidR="00000000" w:rsidRPr="00000000">
        <w:rPr>
          <w:rtl w:val="0"/>
        </w:rPr>
        <w:t xml:space="preserve">Configured all models with appropriate hyperparameters</w:t>
      </w:r>
    </w:p>
    <w:p w:rsidR="00000000" w:rsidDel="00000000" w:rsidP="00000000" w:rsidRDefault="00000000" w:rsidRPr="00000000" w14:paraId="000000C6">
      <w:pPr>
        <w:numPr>
          <w:ilvl w:val="0"/>
          <w:numId w:val="104"/>
        </w:numPr>
        <w:spacing w:after="0" w:afterAutospacing="0" w:before="0" w:beforeAutospacing="0" w:lineRule="auto"/>
        <w:ind w:left="720" w:hanging="360"/>
      </w:pPr>
      <w:r w:rsidDel="00000000" w:rsidR="00000000" w:rsidRPr="00000000">
        <w:rPr>
          <w:b w:val="1"/>
          <w:bCs w:val="1"/>
          <w:rtl w:val="0"/>
        </w:rPr>
        <w:t xml:space="preserve">Training Process</w:t>
        <w:br w:type="textWrapping"/>
      </w:r>
    </w:p>
    <w:p w:rsidR="00000000" w:rsidDel="00000000" w:rsidP="00000000" w:rsidRDefault="00000000" w:rsidRPr="00000000" w14:paraId="000000C7">
      <w:pPr>
        <w:numPr>
          <w:ilvl w:val="1"/>
          <w:numId w:val="104"/>
        </w:numPr>
        <w:spacing w:after="0" w:afterAutospacing="0" w:before="0" w:beforeAutospacing="0" w:lineRule="auto"/>
        <w:ind w:left="1440" w:hanging="360"/>
      </w:pPr>
      <w:r w:rsidDel="00000000" w:rsidR="00000000" w:rsidRPr="00000000">
        <w:rPr>
          <w:rtl w:val="0"/>
        </w:rPr>
        <w:t xml:space="preserve">Compiled models with Adam optimizer and categorical cross-entropy loss</w:t>
      </w:r>
    </w:p>
    <w:p w:rsidR="00000000" w:rsidDel="00000000" w:rsidP="00000000" w:rsidRDefault="00000000" w:rsidRPr="00000000" w14:paraId="000000C8">
      <w:pPr>
        <w:numPr>
          <w:ilvl w:val="1"/>
          <w:numId w:val="104"/>
        </w:numPr>
        <w:spacing w:after="0" w:afterAutospacing="0" w:before="0" w:beforeAutospacing="0" w:lineRule="auto"/>
        <w:ind w:left="1440" w:hanging="360"/>
      </w:pPr>
      <w:r w:rsidDel="00000000" w:rsidR="00000000" w:rsidRPr="00000000">
        <w:rPr>
          <w:rtl w:val="0"/>
        </w:rPr>
        <w:t xml:space="preserve">Implemented callbacks: Early Stopping, Model Checkpoint, Learning Rate Reduction</w:t>
      </w:r>
    </w:p>
    <w:p w:rsidR="00000000" w:rsidDel="00000000" w:rsidP="00000000" w:rsidRDefault="00000000" w:rsidRPr="00000000" w14:paraId="000000C9">
      <w:pPr>
        <w:numPr>
          <w:ilvl w:val="1"/>
          <w:numId w:val="104"/>
        </w:numPr>
        <w:spacing w:after="0" w:afterAutospacing="0" w:before="0" w:beforeAutospacing="0" w:lineRule="auto"/>
        <w:ind w:left="1440" w:hanging="360"/>
      </w:pPr>
      <w:r w:rsidDel="00000000" w:rsidR="00000000" w:rsidRPr="00000000">
        <w:rPr>
          <w:rtl w:val="0"/>
        </w:rPr>
        <w:t xml:space="preserve">Trained each model on training set with validation monitoring</w:t>
      </w:r>
    </w:p>
    <w:p w:rsidR="00000000" w:rsidDel="00000000" w:rsidP="00000000" w:rsidRDefault="00000000" w:rsidRPr="00000000" w14:paraId="000000CA">
      <w:pPr>
        <w:numPr>
          <w:ilvl w:val="1"/>
          <w:numId w:val="104"/>
        </w:numPr>
        <w:spacing w:after="0" w:afterAutospacing="0" w:before="0" w:beforeAutospacing="0" w:lineRule="auto"/>
        <w:ind w:left="1440" w:hanging="360"/>
      </w:pPr>
      <w:r w:rsidDel="00000000" w:rsidR="00000000" w:rsidRPr="00000000">
        <w:rPr>
          <w:rtl w:val="0"/>
        </w:rPr>
        <w:t xml:space="preserve">Applied transfer learning strategy: feature extraction followed by fine-tuning for pre-trained models</w:t>
      </w:r>
    </w:p>
    <w:p w:rsidR="00000000" w:rsidDel="00000000" w:rsidP="00000000" w:rsidRDefault="00000000" w:rsidRPr="00000000" w14:paraId="000000CB">
      <w:pPr>
        <w:numPr>
          <w:ilvl w:val="0"/>
          <w:numId w:val="104"/>
        </w:numPr>
        <w:spacing w:after="0" w:afterAutospacing="0" w:before="0" w:beforeAutospacing="0" w:lineRule="auto"/>
        <w:ind w:left="720" w:hanging="360"/>
      </w:pPr>
      <w:r w:rsidDel="00000000" w:rsidR="00000000" w:rsidRPr="00000000">
        <w:rPr>
          <w:b w:val="1"/>
          <w:bCs w:val="1"/>
          <w:rtl w:val="0"/>
        </w:rPr>
        <w:t xml:space="preserve">Model Evaluation</w:t>
        <w:br w:type="textWrapping"/>
      </w:r>
    </w:p>
    <w:p w:rsidR="00000000" w:rsidDel="00000000" w:rsidP="00000000" w:rsidRDefault="00000000" w:rsidRPr="00000000" w14:paraId="000000CC">
      <w:pPr>
        <w:numPr>
          <w:ilvl w:val="1"/>
          <w:numId w:val="104"/>
        </w:numPr>
        <w:spacing w:after="0" w:afterAutospacing="0" w:before="0" w:beforeAutospacing="0" w:lineRule="auto"/>
        <w:ind w:left="1440" w:hanging="360"/>
      </w:pPr>
      <w:r w:rsidDel="00000000" w:rsidR="00000000" w:rsidRPr="00000000">
        <w:rPr>
          <w:rtl w:val="0"/>
        </w:rPr>
        <w:t xml:space="preserve">Evaluated all three models on the independent test set</w:t>
      </w:r>
    </w:p>
    <w:p w:rsidR="00000000" w:rsidDel="00000000" w:rsidP="00000000" w:rsidRDefault="00000000" w:rsidRPr="00000000" w14:paraId="000000CD">
      <w:pPr>
        <w:numPr>
          <w:ilvl w:val="1"/>
          <w:numId w:val="104"/>
        </w:numPr>
        <w:spacing w:after="0" w:afterAutospacing="0" w:before="0" w:beforeAutospacing="0" w:lineRule="auto"/>
        <w:ind w:left="1440" w:hanging="360"/>
      </w:pPr>
      <w:r w:rsidDel="00000000" w:rsidR="00000000" w:rsidRPr="00000000">
        <w:rPr>
          <w:rtl w:val="0"/>
        </w:rPr>
        <w:t xml:space="preserve">Calculated comprehensive metrics: Accuracy, Precision, Recall, F1-Score</w:t>
      </w:r>
    </w:p>
    <w:p w:rsidR="00000000" w:rsidDel="00000000" w:rsidP="00000000" w:rsidRDefault="00000000" w:rsidRPr="00000000" w14:paraId="000000CE">
      <w:pPr>
        <w:numPr>
          <w:ilvl w:val="1"/>
          <w:numId w:val="104"/>
        </w:numPr>
        <w:spacing w:after="0" w:afterAutospacing="0" w:before="0" w:beforeAutospacing="0" w:lineRule="auto"/>
        <w:ind w:left="1440" w:hanging="360"/>
      </w:pPr>
      <w:r w:rsidDel="00000000" w:rsidR="00000000" w:rsidRPr="00000000">
        <w:rPr>
          <w:rtl w:val="0"/>
        </w:rPr>
        <w:t xml:space="preserve">Generated confusion matrices to analyze misclassifications</w:t>
      </w:r>
    </w:p>
    <w:p w:rsidR="00000000" w:rsidDel="00000000" w:rsidP="00000000" w:rsidRDefault="00000000" w:rsidRPr="00000000" w14:paraId="000000CF">
      <w:pPr>
        <w:numPr>
          <w:ilvl w:val="1"/>
          <w:numId w:val="104"/>
        </w:numPr>
        <w:spacing w:after="0" w:afterAutospacing="0" w:before="0" w:beforeAutospacing="0" w:lineRule="auto"/>
        <w:ind w:left="1440" w:hanging="360"/>
      </w:pPr>
      <w:r w:rsidDel="00000000" w:rsidR="00000000" w:rsidRPr="00000000">
        <w:rPr>
          <w:rtl w:val="0"/>
        </w:rPr>
        <w:t xml:space="preserve">Compared performance across all three architectures</w:t>
      </w:r>
    </w:p>
    <w:p w:rsidR="00000000" w:rsidDel="00000000" w:rsidP="00000000" w:rsidRDefault="00000000" w:rsidRPr="00000000" w14:paraId="000000D0">
      <w:pPr>
        <w:numPr>
          <w:ilvl w:val="1"/>
          <w:numId w:val="104"/>
        </w:numPr>
        <w:spacing w:after="0" w:afterAutospacing="0" w:before="0" w:beforeAutospacing="0" w:lineRule="auto"/>
        <w:ind w:left="1440" w:hanging="360"/>
      </w:pPr>
      <w:r w:rsidDel="00000000" w:rsidR="00000000" w:rsidRPr="00000000">
        <w:rPr>
          <w:rtl w:val="0"/>
        </w:rPr>
        <w:t xml:space="preserve">Analyzed training curves (loss and accuracy plots)</w:t>
      </w:r>
    </w:p>
    <w:p w:rsidR="00000000" w:rsidDel="00000000" w:rsidP="00000000" w:rsidRDefault="00000000" w:rsidRPr="00000000" w14:paraId="000000D1">
      <w:pPr>
        <w:numPr>
          <w:ilvl w:val="0"/>
          <w:numId w:val="104"/>
        </w:numPr>
        <w:spacing w:after="0" w:afterAutospacing="0" w:before="0" w:beforeAutospacing="0" w:lineRule="auto"/>
        <w:ind w:left="720" w:hanging="360"/>
      </w:pPr>
      <w:r w:rsidDel="00000000" w:rsidR="00000000" w:rsidRPr="00000000">
        <w:rPr>
          <w:b w:val="1"/>
          <w:bCs w:val="1"/>
          <w:rtl w:val="0"/>
        </w:rPr>
        <w:t xml:space="preserve">Results Analysis and Documentation</w:t>
        <w:br w:type="textWrapping"/>
      </w:r>
    </w:p>
    <w:p w:rsidR="00000000" w:rsidDel="00000000" w:rsidP="00000000" w:rsidRDefault="00000000" w:rsidRPr="00000000" w14:paraId="000000D2">
      <w:pPr>
        <w:numPr>
          <w:ilvl w:val="1"/>
          <w:numId w:val="104"/>
        </w:numPr>
        <w:spacing w:after="0" w:afterAutospacing="0" w:before="0" w:beforeAutospacing="0" w:lineRule="auto"/>
        <w:ind w:left="1440" w:hanging="360"/>
      </w:pPr>
      <w:r w:rsidDel="00000000" w:rsidR="00000000" w:rsidRPr="00000000">
        <w:rPr>
          <w:rtl w:val="0"/>
        </w:rPr>
        <w:t xml:space="preserve">Compared model performances and identified strengths/weaknesses</w:t>
      </w:r>
    </w:p>
    <w:p w:rsidR="00000000" w:rsidDel="00000000" w:rsidP="00000000" w:rsidRDefault="00000000" w:rsidRPr="00000000" w14:paraId="000000D3">
      <w:pPr>
        <w:numPr>
          <w:ilvl w:val="1"/>
          <w:numId w:val="104"/>
        </w:numPr>
        <w:spacing w:after="0" w:afterAutospacing="0" w:before="0" w:beforeAutospacing="0" w:lineRule="auto"/>
        <w:ind w:left="1440" w:hanging="360"/>
      </w:pPr>
      <w:r w:rsidDel="00000000" w:rsidR="00000000" w:rsidRPr="00000000">
        <w:rPr>
          <w:rtl w:val="0"/>
        </w:rPr>
        <w:t xml:space="preserve">Documented findings and insights</w:t>
      </w:r>
    </w:p>
    <w:p w:rsidR="00000000" w:rsidDel="00000000" w:rsidP="00000000" w:rsidRDefault="00000000" w:rsidRPr="00000000" w14:paraId="000000D4">
      <w:pPr>
        <w:numPr>
          <w:ilvl w:val="1"/>
          <w:numId w:val="104"/>
        </w:numPr>
        <w:spacing w:after="0" w:afterAutospacing="0" w:before="0" w:beforeAutospacing="0" w:lineRule="auto"/>
        <w:ind w:left="1440" w:hanging="360"/>
      </w:pPr>
      <w:r w:rsidDel="00000000" w:rsidR="00000000" w:rsidRPr="00000000">
        <w:rPr>
          <w:rtl w:val="0"/>
        </w:rPr>
        <w:t xml:space="preserve">Prepared visualizations and performance tables</w:t>
      </w:r>
    </w:p>
    <w:p w:rsidR="00000000" w:rsidDel="00000000" w:rsidP="00000000" w:rsidRDefault="00000000" w:rsidRPr="00000000" w14:paraId="000000D5">
      <w:pPr>
        <w:numPr>
          <w:ilvl w:val="1"/>
          <w:numId w:val="104"/>
        </w:numPr>
        <w:spacing w:after="240" w:before="0" w:beforeAutospacing="0" w:lineRule="auto"/>
        <w:ind w:left="1440" w:hanging="360"/>
      </w:pPr>
      <w:r w:rsidDel="00000000" w:rsidR="00000000" w:rsidRPr="00000000">
        <w:rPr>
          <w:rtl w:val="0"/>
        </w:rPr>
        <w:t xml:space="preserve">Drew conclusions about optimal architecture for garbage classification</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mrnn4a27omlq" w:id="11"/>
      <w:bookmarkEnd w:id="11"/>
      <w:r w:rsidDel="00000000" w:rsidR="00000000" w:rsidRPr="00000000">
        <w:rPr>
          <w:b w:val="1"/>
          <w:bCs w:val="1"/>
          <w:color w:val="000000"/>
          <w:sz w:val="26"/>
          <w:szCs w:val="26"/>
          <w:rtl w:val="0"/>
        </w:rPr>
        <w:t xml:space="preserve">2. Dataset Description</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Dataset Download Link:</w:t>
      </w:r>
    </w:p>
    <w:p w:rsidR="00000000" w:rsidDel="00000000" w:rsidP="00000000" w:rsidRDefault="00000000" w:rsidRPr="00000000" w14:paraId="000000D9">
      <w:pPr>
        <w:numPr>
          <w:ilvl w:val="0"/>
          <w:numId w:val="107"/>
        </w:numPr>
        <w:spacing w:after="0" w:afterAutospacing="0" w:before="240" w:lineRule="auto"/>
        <w:ind w:left="720" w:hanging="360"/>
      </w:pPr>
      <w:r w:rsidDel="00000000" w:rsidR="00000000" w:rsidRPr="00000000">
        <w:rPr>
          <w:b w:val="1"/>
          <w:bCs w:val="1"/>
          <w:rtl w:val="0"/>
        </w:rPr>
        <w:t xml:space="preserve">Kaggle</w:t>
      </w:r>
      <w:r w:rsidDel="00000000" w:rsidR="00000000" w:rsidRPr="00000000">
        <w:rPr>
          <w:rtl w:val="0"/>
        </w:rPr>
        <w:t xml:space="preserve">: https://www.kaggle.com/datasets/mostafaabla/garbage-classification/data</w:t>
      </w:r>
    </w:p>
    <w:p w:rsidR="00000000" w:rsidDel="00000000" w:rsidP="00000000" w:rsidRDefault="00000000" w:rsidRPr="00000000" w14:paraId="000000DA">
      <w:pPr>
        <w:numPr>
          <w:ilvl w:val="0"/>
          <w:numId w:val="107"/>
        </w:numPr>
        <w:spacing w:after="0" w:afterAutospacing="0" w:before="0" w:beforeAutospacing="0" w:lineRule="auto"/>
        <w:ind w:left="720" w:hanging="360"/>
      </w:pPr>
      <w:r w:rsidDel="00000000" w:rsidR="00000000" w:rsidRPr="00000000">
        <w:rPr>
          <w:b w:val="1"/>
          <w:bCs w:val="1"/>
          <w:rtl w:val="0"/>
        </w:rPr>
        <w:t xml:space="preserve">Dataset Name</w:t>
      </w:r>
      <w:r w:rsidDel="00000000" w:rsidR="00000000" w:rsidRPr="00000000">
        <w:rPr>
          <w:rtl w:val="0"/>
        </w:rPr>
        <w:t xml:space="preserve">: Garbage Classification Dataset</w:t>
      </w:r>
    </w:p>
    <w:p w:rsidR="00000000" w:rsidDel="00000000" w:rsidP="00000000" w:rsidRDefault="00000000" w:rsidRPr="00000000" w14:paraId="000000DB">
      <w:pPr>
        <w:numPr>
          <w:ilvl w:val="0"/>
          <w:numId w:val="107"/>
        </w:numPr>
        <w:spacing w:after="240" w:before="0" w:beforeAutospacing="0" w:lineRule="auto"/>
        <w:ind w:left="720" w:hanging="360"/>
      </w:pPr>
      <w:r w:rsidDel="00000000" w:rsidR="00000000" w:rsidRPr="00000000">
        <w:rPr>
          <w:b w:val="1"/>
          <w:bCs w:val="1"/>
          <w:rtl w:val="0"/>
        </w:rPr>
        <w:t xml:space="preserve">License</w:t>
      </w:r>
      <w:r w:rsidDel="00000000" w:rsidR="00000000" w:rsidRPr="00000000">
        <w:rPr>
          <w:rtl w:val="0"/>
        </w:rPr>
        <w:t xml:space="preserve">: Open source for research and educational purposes</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Dataset Description:</w:t>
      </w:r>
    </w:p>
    <w:p w:rsidR="00000000" w:rsidDel="00000000" w:rsidP="00000000" w:rsidRDefault="00000000" w:rsidRPr="00000000" w14:paraId="000000DD">
      <w:pPr>
        <w:spacing w:after="240" w:before="240" w:lineRule="auto"/>
        <w:rPr/>
      </w:pPr>
      <w:r w:rsidDel="00000000" w:rsidR="00000000" w:rsidRPr="00000000">
        <w:rPr>
          <w:rtl w:val="0"/>
        </w:rPr>
        <w:t xml:space="preserve">The Garbage Classification dataset is a comprehensive collection of waste item images designed for training machine learning models to automatically identify and classify different types of garbage materials.</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Number of Images</w:t>
      </w:r>
      <w:r w:rsidDel="00000000" w:rsidR="00000000" w:rsidRPr="00000000">
        <w:rPr>
          <w:rtl w:val="0"/>
        </w:rPr>
        <w:t xml:space="preserve">: Approximately 15,000+ RGB images</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Types of Objects</w:t>
      </w:r>
      <w:r w:rsidDel="00000000" w:rsidR="00000000" w:rsidRPr="00000000">
        <w:rPr>
          <w:rtl w:val="0"/>
        </w:rPr>
        <w:t xml:space="preserve"> (12 Categories):</w:t>
      </w:r>
    </w:p>
    <w:p w:rsidR="00000000" w:rsidDel="00000000" w:rsidP="00000000" w:rsidRDefault="00000000" w:rsidRPr="00000000" w14:paraId="000000E0">
      <w:pPr>
        <w:numPr>
          <w:ilvl w:val="0"/>
          <w:numId w:val="23"/>
        </w:numPr>
        <w:spacing w:after="0" w:afterAutospacing="0" w:before="240" w:lineRule="auto"/>
        <w:ind w:left="720" w:hanging="360"/>
      </w:pPr>
      <w:r w:rsidDel="00000000" w:rsidR="00000000" w:rsidRPr="00000000">
        <w:rPr>
          <w:b w:val="1"/>
          <w:bCs w:val="1"/>
          <w:rtl w:val="0"/>
        </w:rPr>
        <w:t xml:space="preserve">Cardboard</w:t>
      </w:r>
      <w:r w:rsidDel="00000000" w:rsidR="00000000" w:rsidRPr="00000000">
        <w:rPr>
          <w:rtl w:val="0"/>
        </w:rPr>
        <w:t xml:space="preserve">: Corrugated boxes, packaging materials, paper cartons</w:t>
      </w:r>
    </w:p>
    <w:p w:rsidR="00000000" w:rsidDel="00000000" w:rsidP="00000000" w:rsidRDefault="00000000" w:rsidRPr="00000000" w14:paraId="000000E1">
      <w:pPr>
        <w:numPr>
          <w:ilvl w:val="0"/>
          <w:numId w:val="23"/>
        </w:numPr>
        <w:spacing w:after="0" w:afterAutospacing="0" w:before="0" w:beforeAutospacing="0" w:lineRule="auto"/>
        <w:ind w:left="720" w:hanging="360"/>
      </w:pPr>
      <w:r w:rsidDel="00000000" w:rsidR="00000000" w:rsidRPr="00000000">
        <w:rPr>
          <w:b w:val="1"/>
          <w:bCs w:val="1"/>
          <w:rtl w:val="0"/>
        </w:rPr>
        <w:t xml:space="preserve">Glass</w:t>
      </w:r>
      <w:r w:rsidDel="00000000" w:rsidR="00000000" w:rsidRPr="00000000">
        <w:rPr>
          <w:rtl w:val="0"/>
        </w:rPr>
        <w:t xml:space="preserve">: Subdivided into:</w:t>
      </w:r>
    </w:p>
    <w:p w:rsidR="00000000" w:rsidDel="00000000" w:rsidP="00000000" w:rsidRDefault="00000000" w:rsidRPr="00000000" w14:paraId="000000E2">
      <w:pPr>
        <w:numPr>
          <w:ilvl w:val="1"/>
          <w:numId w:val="23"/>
        </w:numPr>
        <w:spacing w:after="0" w:afterAutospacing="0" w:before="0" w:beforeAutospacing="0" w:lineRule="auto"/>
        <w:ind w:left="1440" w:hanging="360"/>
      </w:pPr>
      <w:r w:rsidDel="00000000" w:rsidR="00000000" w:rsidRPr="00000000">
        <w:rPr>
          <w:rtl w:val="0"/>
        </w:rPr>
        <w:t xml:space="preserve">Brown glass (beer bottles, medicine bottles)</w:t>
      </w:r>
    </w:p>
    <w:p w:rsidR="00000000" w:rsidDel="00000000" w:rsidP="00000000" w:rsidRDefault="00000000" w:rsidRPr="00000000" w14:paraId="000000E3">
      <w:pPr>
        <w:numPr>
          <w:ilvl w:val="1"/>
          <w:numId w:val="23"/>
        </w:numPr>
        <w:spacing w:after="0" w:afterAutospacing="0" w:before="0" w:beforeAutospacing="0" w:lineRule="auto"/>
        <w:ind w:left="1440" w:hanging="360"/>
      </w:pPr>
      <w:r w:rsidDel="00000000" w:rsidR="00000000" w:rsidRPr="00000000">
        <w:rPr>
          <w:rtl w:val="0"/>
        </w:rPr>
        <w:t xml:space="preserve">Green glass (wine bottles, certain beverage containers)</w:t>
      </w:r>
    </w:p>
    <w:p w:rsidR="00000000" w:rsidDel="00000000" w:rsidP="00000000" w:rsidRDefault="00000000" w:rsidRPr="00000000" w14:paraId="000000E4">
      <w:pPr>
        <w:numPr>
          <w:ilvl w:val="1"/>
          <w:numId w:val="23"/>
        </w:numPr>
        <w:spacing w:after="0" w:afterAutospacing="0" w:before="0" w:beforeAutospacing="0" w:lineRule="auto"/>
        <w:ind w:left="1440" w:hanging="360"/>
      </w:pPr>
      <w:r w:rsidDel="00000000" w:rsidR="00000000" w:rsidRPr="00000000">
        <w:rPr>
          <w:rtl w:val="0"/>
        </w:rPr>
        <w:t xml:space="preserve">White/clear glass (jars, clear bottles)</w:t>
      </w:r>
    </w:p>
    <w:p w:rsidR="00000000" w:rsidDel="00000000" w:rsidP="00000000" w:rsidRDefault="00000000" w:rsidRPr="00000000" w14:paraId="000000E5">
      <w:pPr>
        <w:numPr>
          <w:ilvl w:val="0"/>
          <w:numId w:val="23"/>
        </w:numPr>
        <w:spacing w:after="0" w:afterAutospacing="0" w:before="0" w:beforeAutospacing="0" w:lineRule="auto"/>
        <w:ind w:left="720" w:hanging="360"/>
      </w:pPr>
      <w:r w:rsidDel="00000000" w:rsidR="00000000" w:rsidRPr="00000000">
        <w:rPr>
          <w:b w:val="1"/>
          <w:bCs w:val="1"/>
          <w:rtl w:val="0"/>
        </w:rPr>
        <w:t xml:space="preserve">Metal</w:t>
      </w:r>
      <w:r w:rsidDel="00000000" w:rsidR="00000000" w:rsidRPr="00000000">
        <w:rPr>
          <w:rtl w:val="0"/>
        </w:rPr>
        <w:t xml:space="preserve">: Aluminum cans, tin cans, metal containers</w:t>
      </w:r>
    </w:p>
    <w:p w:rsidR="00000000" w:rsidDel="00000000" w:rsidP="00000000" w:rsidRDefault="00000000" w:rsidRPr="00000000" w14:paraId="000000E6">
      <w:pPr>
        <w:numPr>
          <w:ilvl w:val="0"/>
          <w:numId w:val="23"/>
        </w:numPr>
        <w:spacing w:after="0" w:afterAutospacing="0" w:before="0" w:beforeAutospacing="0" w:lineRule="auto"/>
        <w:ind w:left="720" w:hanging="360"/>
      </w:pPr>
      <w:r w:rsidDel="00000000" w:rsidR="00000000" w:rsidRPr="00000000">
        <w:rPr>
          <w:b w:val="1"/>
          <w:bCs w:val="1"/>
          <w:rtl w:val="0"/>
        </w:rPr>
        <w:t xml:space="preserve">Paper</w:t>
      </w:r>
      <w:r w:rsidDel="00000000" w:rsidR="00000000" w:rsidRPr="00000000">
        <w:rPr>
          <w:rtl w:val="0"/>
        </w:rPr>
        <w:t xml:space="preserve">: Office paper, newspapers, magazines, documents</w:t>
      </w:r>
    </w:p>
    <w:p w:rsidR="00000000" w:rsidDel="00000000" w:rsidP="00000000" w:rsidRDefault="00000000" w:rsidRPr="00000000" w14:paraId="000000E7">
      <w:pPr>
        <w:numPr>
          <w:ilvl w:val="0"/>
          <w:numId w:val="23"/>
        </w:numPr>
        <w:spacing w:after="0" w:afterAutospacing="0" w:before="0" w:beforeAutospacing="0" w:lineRule="auto"/>
        <w:ind w:left="720" w:hanging="360"/>
      </w:pPr>
      <w:r w:rsidDel="00000000" w:rsidR="00000000" w:rsidRPr="00000000">
        <w:rPr>
          <w:b w:val="1"/>
          <w:bCs w:val="1"/>
          <w:rtl w:val="0"/>
        </w:rPr>
        <w:t xml:space="preserve">Plastic</w:t>
      </w:r>
      <w:r w:rsidDel="00000000" w:rsidR="00000000" w:rsidRPr="00000000">
        <w:rPr>
          <w:rtl w:val="0"/>
        </w:rPr>
        <w:t xml:space="preserve">: Plastic bottles, containers, packaging materials</w:t>
      </w:r>
    </w:p>
    <w:p w:rsidR="00000000" w:rsidDel="00000000" w:rsidP="00000000" w:rsidRDefault="00000000" w:rsidRPr="00000000" w14:paraId="000000E8">
      <w:pPr>
        <w:numPr>
          <w:ilvl w:val="0"/>
          <w:numId w:val="23"/>
        </w:numPr>
        <w:spacing w:after="0" w:afterAutospacing="0" w:before="0" w:beforeAutospacing="0" w:lineRule="auto"/>
        <w:ind w:left="720" w:hanging="360"/>
      </w:pPr>
      <w:r w:rsidDel="00000000" w:rsidR="00000000" w:rsidRPr="00000000">
        <w:rPr>
          <w:b w:val="1"/>
          <w:bCs w:val="1"/>
          <w:rtl w:val="0"/>
        </w:rPr>
        <w:t xml:space="preserve">Trash</w:t>
      </w:r>
      <w:r w:rsidDel="00000000" w:rsidR="00000000" w:rsidRPr="00000000">
        <w:rPr>
          <w:rtl w:val="0"/>
        </w:rPr>
        <w:t xml:space="preserve">: General non-recyclable waste, mixed materials</w:t>
      </w:r>
    </w:p>
    <w:p w:rsidR="00000000" w:rsidDel="00000000" w:rsidP="00000000" w:rsidRDefault="00000000" w:rsidRPr="00000000" w14:paraId="000000E9">
      <w:pPr>
        <w:numPr>
          <w:ilvl w:val="0"/>
          <w:numId w:val="23"/>
        </w:numPr>
        <w:spacing w:after="0" w:afterAutospacing="0" w:before="0" w:beforeAutospacing="0" w:lineRule="auto"/>
        <w:ind w:left="720" w:hanging="360"/>
      </w:pPr>
      <w:r w:rsidDel="00000000" w:rsidR="00000000" w:rsidRPr="00000000">
        <w:rPr>
          <w:b w:val="1"/>
          <w:bCs w:val="1"/>
          <w:rtl w:val="0"/>
        </w:rPr>
        <w:t xml:space="preserve">Clothes</w:t>
      </w:r>
      <w:r w:rsidDel="00000000" w:rsidR="00000000" w:rsidRPr="00000000">
        <w:rPr>
          <w:rtl w:val="0"/>
        </w:rPr>
        <w:t xml:space="preserve">: Textiles, fabric items, clothing pieces</w:t>
      </w:r>
    </w:p>
    <w:p w:rsidR="00000000" w:rsidDel="00000000" w:rsidP="00000000" w:rsidRDefault="00000000" w:rsidRPr="00000000" w14:paraId="000000EA">
      <w:pPr>
        <w:numPr>
          <w:ilvl w:val="0"/>
          <w:numId w:val="23"/>
        </w:numPr>
        <w:spacing w:after="0" w:afterAutospacing="0" w:before="0" w:beforeAutospacing="0" w:lineRule="auto"/>
        <w:ind w:left="720" w:hanging="360"/>
      </w:pPr>
      <w:r w:rsidDel="00000000" w:rsidR="00000000" w:rsidRPr="00000000">
        <w:rPr>
          <w:b w:val="1"/>
          <w:bCs w:val="1"/>
          <w:rtl w:val="0"/>
        </w:rPr>
        <w:t xml:space="preserve">Shoes</w:t>
      </w:r>
      <w:r w:rsidDel="00000000" w:rsidR="00000000" w:rsidRPr="00000000">
        <w:rPr>
          <w:rtl w:val="0"/>
        </w:rPr>
        <w:t xml:space="preserve">: Footwear of various types</w:t>
      </w:r>
    </w:p>
    <w:p w:rsidR="00000000" w:rsidDel="00000000" w:rsidP="00000000" w:rsidRDefault="00000000" w:rsidRPr="00000000" w14:paraId="000000EB">
      <w:pPr>
        <w:numPr>
          <w:ilvl w:val="0"/>
          <w:numId w:val="23"/>
        </w:numPr>
        <w:spacing w:after="0" w:afterAutospacing="0" w:before="0" w:beforeAutospacing="0" w:lineRule="auto"/>
        <w:ind w:left="720" w:hanging="360"/>
      </w:pPr>
      <w:r w:rsidDel="00000000" w:rsidR="00000000" w:rsidRPr="00000000">
        <w:rPr>
          <w:b w:val="1"/>
          <w:bCs w:val="1"/>
          <w:rtl w:val="0"/>
        </w:rPr>
        <w:t xml:space="preserve">Batteries</w:t>
      </w:r>
      <w:r w:rsidDel="00000000" w:rsidR="00000000" w:rsidRPr="00000000">
        <w:rPr>
          <w:rtl w:val="0"/>
        </w:rPr>
        <w:t xml:space="preserve">: Electronic waste, battery cells</w:t>
      </w:r>
    </w:p>
    <w:p w:rsidR="00000000" w:rsidDel="00000000" w:rsidP="00000000" w:rsidRDefault="00000000" w:rsidRPr="00000000" w14:paraId="000000EC">
      <w:pPr>
        <w:numPr>
          <w:ilvl w:val="0"/>
          <w:numId w:val="23"/>
        </w:numPr>
        <w:spacing w:after="240" w:before="0" w:beforeAutospacing="0" w:lineRule="auto"/>
        <w:ind w:left="720" w:hanging="360"/>
      </w:pPr>
      <w:r w:rsidDel="00000000" w:rsidR="00000000" w:rsidRPr="00000000">
        <w:rPr>
          <w:b w:val="1"/>
          <w:bCs w:val="1"/>
          <w:rtl w:val="0"/>
        </w:rPr>
        <w:t xml:space="preserve">Biological</w:t>
      </w:r>
      <w:r w:rsidDel="00000000" w:rsidR="00000000" w:rsidRPr="00000000">
        <w:rPr>
          <w:rtl w:val="0"/>
        </w:rPr>
        <w:t xml:space="preserve">: Organic waste, food waste, biodegradable materials</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Image Specifications</w:t>
      </w:r>
      <w:r w:rsidDel="00000000" w:rsidR="00000000" w:rsidRPr="00000000">
        <w:rPr>
          <w:rtl w:val="0"/>
        </w:rPr>
        <w:t xml:space="preserve">:</w:t>
      </w:r>
    </w:p>
    <w:p w:rsidR="00000000" w:rsidDel="00000000" w:rsidP="00000000" w:rsidRDefault="00000000" w:rsidRPr="00000000" w14:paraId="000000EE">
      <w:pPr>
        <w:numPr>
          <w:ilvl w:val="0"/>
          <w:numId w:val="117"/>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JPEG/JPG</w:t>
      </w:r>
    </w:p>
    <w:p w:rsidR="00000000" w:rsidDel="00000000" w:rsidP="00000000" w:rsidRDefault="00000000" w:rsidRPr="00000000" w14:paraId="000000EF">
      <w:pPr>
        <w:numPr>
          <w:ilvl w:val="0"/>
          <w:numId w:val="117"/>
        </w:numPr>
        <w:spacing w:after="0" w:afterAutospacing="0" w:before="0" w:beforeAutospacing="0" w:lineRule="auto"/>
        <w:ind w:left="720" w:hanging="360"/>
      </w:pPr>
      <w:r w:rsidDel="00000000" w:rsidR="00000000" w:rsidRPr="00000000">
        <w:rPr>
          <w:b w:val="1"/>
          <w:bCs w:val="1"/>
          <w:rtl w:val="0"/>
        </w:rPr>
        <w:t xml:space="preserve">Color Space</w:t>
      </w:r>
      <w:r w:rsidDel="00000000" w:rsidR="00000000" w:rsidRPr="00000000">
        <w:rPr>
          <w:rtl w:val="0"/>
        </w:rPr>
        <w:t xml:space="preserve">: RGB (3 channels)</w:t>
      </w:r>
    </w:p>
    <w:p w:rsidR="00000000" w:rsidDel="00000000" w:rsidP="00000000" w:rsidRDefault="00000000" w:rsidRPr="00000000" w14:paraId="000000F0">
      <w:pPr>
        <w:numPr>
          <w:ilvl w:val="0"/>
          <w:numId w:val="117"/>
        </w:numPr>
        <w:spacing w:after="0" w:afterAutospacing="0" w:before="0" w:beforeAutospacing="0" w:lineRule="auto"/>
        <w:ind w:left="720" w:hanging="360"/>
      </w:pPr>
      <w:r w:rsidDel="00000000" w:rsidR="00000000" w:rsidRPr="00000000">
        <w:rPr>
          <w:b w:val="1"/>
          <w:bCs w:val="1"/>
          <w:rtl w:val="0"/>
        </w:rPr>
        <w:t xml:space="preserve">Original Size</w:t>
      </w:r>
      <w:r w:rsidDel="00000000" w:rsidR="00000000" w:rsidRPr="00000000">
        <w:rPr>
          <w:rtl w:val="0"/>
        </w:rPr>
        <w:t xml:space="preserve">: Variable (ranging from 384×512 to 512×384 pixels)</w:t>
      </w:r>
    </w:p>
    <w:p w:rsidR="00000000" w:rsidDel="00000000" w:rsidP="00000000" w:rsidRDefault="00000000" w:rsidRPr="00000000" w14:paraId="000000F1">
      <w:pPr>
        <w:numPr>
          <w:ilvl w:val="0"/>
          <w:numId w:val="117"/>
        </w:numPr>
        <w:spacing w:after="0" w:afterAutospacing="0" w:before="0" w:beforeAutospacing="0" w:lineRule="auto"/>
        <w:ind w:left="720" w:hanging="360"/>
      </w:pPr>
      <w:r w:rsidDel="00000000" w:rsidR="00000000" w:rsidRPr="00000000">
        <w:rPr>
          <w:b w:val="1"/>
          <w:bCs w:val="1"/>
          <w:rtl w:val="0"/>
        </w:rPr>
        <w:t xml:space="preserve">Processed Size</w:t>
      </w:r>
      <w:r w:rsidDel="00000000" w:rsidR="00000000" w:rsidRPr="00000000">
        <w:rPr>
          <w:rtl w:val="0"/>
        </w:rPr>
        <w:t xml:space="preserve">: Resized to 224×224 pixels for model input</w:t>
      </w:r>
    </w:p>
    <w:p w:rsidR="00000000" w:rsidDel="00000000" w:rsidP="00000000" w:rsidRDefault="00000000" w:rsidRPr="00000000" w14:paraId="000000F2">
      <w:pPr>
        <w:numPr>
          <w:ilvl w:val="0"/>
          <w:numId w:val="117"/>
        </w:numPr>
        <w:spacing w:after="0" w:afterAutospacing="0" w:before="0" w:beforeAutospacing="0" w:lineRule="auto"/>
        <w:ind w:left="720" w:hanging="360"/>
      </w:pPr>
      <w:r w:rsidDel="00000000" w:rsidR="00000000" w:rsidRPr="00000000">
        <w:rPr>
          <w:b w:val="1"/>
          <w:bCs w:val="1"/>
          <w:rtl w:val="0"/>
        </w:rPr>
        <w:t xml:space="preserve">Quality</w:t>
      </w:r>
      <w:r w:rsidDel="00000000" w:rsidR="00000000" w:rsidRPr="00000000">
        <w:rPr>
          <w:rtl w:val="0"/>
        </w:rPr>
        <w:t xml:space="preserve">: Real-world photographs with natural variations in:</w:t>
      </w:r>
    </w:p>
    <w:p w:rsidR="00000000" w:rsidDel="00000000" w:rsidP="00000000" w:rsidRDefault="00000000" w:rsidRPr="00000000" w14:paraId="000000F3">
      <w:pPr>
        <w:numPr>
          <w:ilvl w:val="1"/>
          <w:numId w:val="117"/>
        </w:numPr>
        <w:spacing w:after="0" w:afterAutospacing="0" w:before="0" w:beforeAutospacing="0" w:lineRule="auto"/>
        <w:ind w:left="1440" w:hanging="360"/>
      </w:pPr>
      <w:r w:rsidDel="00000000" w:rsidR="00000000" w:rsidRPr="00000000">
        <w:rPr>
          <w:rtl w:val="0"/>
        </w:rPr>
        <w:t xml:space="preserve">Lighting conditions (indoor, outdoor, various brightness)</w:t>
      </w:r>
    </w:p>
    <w:p w:rsidR="00000000" w:rsidDel="00000000" w:rsidP="00000000" w:rsidRDefault="00000000" w:rsidRPr="00000000" w14:paraId="000000F4">
      <w:pPr>
        <w:numPr>
          <w:ilvl w:val="1"/>
          <w:numId w:val="117"/>
        </w:numPr>
        <w:spacing w:after="0" w:afterAutospacing="0" w:before="0" w:beforeAutospacing="0" w:lineRule="auto"/>
        <w:ind w:left="1440" w:hanging="360"/>
      </w:pPr>
      <w:r w:rsidDel="00000000" w:rsidR="00000000" w:rsidRPr="00000000">
        <w:rPr>
          <w:rtl w:val="0"/>
        </w:rPr>
        <w:t xml:space="preserve">Background (clean, cluttered, various surfaces)</w:t>
      </w:r>
    </w:p>
    <w:p w:rsidR="00000000" w:rsidDel="00000000" w:rsidP="00000000" w:rsidRDefault="00000000" w:rsidRPr="00000000" w14:paraId="000000F5">
      <w:pPr>
        <w:numPr>
          <w:ilvl w:val="1"/>
          <w:numId w:val="117"/>
        </w:numPr>
        <w:spacing w:after="0" w:afterAutospacing="0" w:before="0" w:beforeAutospacing="0" w:lineRule="auto"/>
        <w:ind w:left="1440" w:hanging="360"/>
      </w:pPr>
      <w:r w:rsidDel="00000000" w:rsidR="00000000" w:rsidRPr="00000000">
        <w:rPr>
          <w:rtl w:val="0"/>
        </w:rPr>
        <w:t xml:space="preserve">Object orientation (different angles and positions)</w:t>
      </w:r>
    </w:p>
    <w:p w:rsidR="00000000" w:rsidDel="00000000" w:rsidP="00000000" w:rsidRDefault="00000000" w:rsidRPr="00000000" w14:paraId="000000F6">
      <w:pPr>
        <w:numPr>
          <w:ilvl w:val="1"/>
          <w:numId w:val="117"/>
        </w:numPr>
        <w:spacing w:after="240" w:before="0" w:beforeAutospacing="0" w:lineRule="auto"/>
        <w:ind w:left="1440" w:hanging="360"/>
      </w:pPr>
      <w:r w:rsidDel="00000000" w:rsidR="00000000" w:rsidRPr="00000000">
        <w:rPr>
          <w:rtl w:val="0"/>
        </w:rPr>
        <w:t xml:space="preserve">Image quality (professional to smartphone cameras)</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Dataset Split:</w:t>
      </w:r>
    </w:p>
    <w:p w:rsidR="00000000" w:rsidDel="00000000" w:rsidP="00000000" w:rsidRDefault="00000000" w:rsidRPr="00000000" w14:paraId="000000F8">
      <w:pPr>
        <w:spacing w:after="240" w:before="240" w:lineRule="auto"/>
        <w:rPr/>
      </w:pPr>
      <w:r w:rsidDel="00000000" w:rsidR="00000000" w:rsidRPr="00000000">
        <w:rPr>
          <w:rtl w:val="0"/>
        </w:rPr>
        <w:t xml:space="preserve">The complete dataset is divided into three subsets using stratified random sampling to ensure balanced class representation: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3766255836729"/>
        <w:gridCol w:w="2328.266664508664"/>
        <w:gridCol w:w="1298.6347929530393"/>
        <w:gridCol w:w="1256.892960322406"/>
        <w:gridCol w:w="2801.3407676558422"/>
        <w:tblGridChange w:id="0">
          <w:tblGrid>
            <w:gridCol w:w="1340.3766255836729"/>
            <w:gridCol w:w="2328.266664508664"/>
            <w:gridCol w:w="1298.6347929530393"/>
            <w:gridCol w:w="1256.892960322406"/>
            <w:gridCol w:w="2801.340767655842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jc w:val="center"/>
              <w:rPr/>
            </w:pPr>
            <w:r w:rsidDel="00000000" w:rsidR="00000000" w:rsidRPr="00000000">
              <w:rPr>
                <w:b w:val="1"/>
                <w:bCs w:val="1"/>
                <w:rtl w:val="0"/>
              </w:rPr>
              <w:t xml:space="preserve">Subset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jc w:val="center"/>
              <w:rPr/>
            </w:pPr>
            <w:r w:rsidDel="00000000" w:rsidR="00000000" w:rsidRPr="00000000">
              <w:rPr>
                <w:b w:val="1"/>
                <w:bCs w:val="1"/>
                <w:rtl w:val="0"/>
              </w:rPr>
              <w:t xml:space="preserve">Number of Samples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jc w:val="center"/>
              <w:rPr/>
            </w:pPr>
            <w:r w:rsidDel="00000000" w:rsidR="00000000" w:rsidRPr="00000000">
              <w:rPr>
                <w:b w:val="1"/>
                <w:bCs w:val="1"/>
                <w:rtl w:val="0"/>
              </w:rPr>
              <w:t xml:space="preserve">Percentage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jc w:val="center"/>
              <w:rPr/>
            </w:pPr>
            <w:r w:rsidDel="00000000" w:rsidR="00000000" w:rsidRPr="00000000">
              <w:rPr>
                <w:b w:val="1"/>
                <w:bCs w:val="1"/>
                <w:rtl w:val="0"/>
              </w:rPr>
              <w:t xml:space="preserve">Usage</w:t>
            </w:r>
            <w:r w:rsidDel="00000000" w:rsidR="00000000" w:rsidRPr="00000000">
              <w:rPr>
                <w:rtl w:val="0"/>
              </w:rPr>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pPr>
            <w:r w:rsidDel="00000000" w:rsidR="00000000" w:rsidRPr="00000000">
              <w:rPr>
                <w:b w:val="1"/>
                <w:bCs w:val="1"/>
                <w:rtl w:val="0"/>
              </w:rPr>
              <w:t xml:space="preserve">Training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rPr/>
            </w:pPr>
            <w:r w:rsidDel="00000000" w:rsidR="00000000" w:rsidRPr="00000000">
              <w:rPr>
                <w:rtl w:val="0"/>
              </w:rPr>
              <w:t xml:space="preserve">Model training and weight learning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rPr/>
            </w:pPr>
            <w:r w:rsidDel="00000000" w:rsidR="00000000" w:rsidRPr="00000000">
              <w:rPr>
                <w:rtl w:val="0"/>
              </w:rPr>
              <w:t xml:space="preserve">~10,500 images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pPr>
            <w:r w:rsidDel="00000000" w:rsidR="00000000" w:rsidRPr="00000000">
              <w:rPr>
                <w:rtl w:val="0"/>
              </w:rPr>
              <w:t xml:space="preserve">Used to train the CNN, backpropagation, weight updates</w:t>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rPr/>
            </w:pPr>
            <w:r w:rsidDel="00000000" w:rsidR="00000000" w:rsidRPr="00000000">
              <w:rPr>
                <w:b w:val="1"/>
                <w:bCs w:val="1"/>
                <w:rtl w:val="0"/>
              </w:rPr>
              <w:t xml:space="preserve">Validation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rPr/>
            </w:pPr>
            <w:r w:rsidDel="00000000" w:rsidR="00000000" w:rsidRPr="00000000">
              <w:rPr>
                <w:rtl w:val="0"/>
              </w:rPr>
              <w:t xml:space="preserve">Hyperparameter tuning and model selection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rPr/>
            </w:pPr>
            <w:r w:rsidDel="00000000" w:rsidR="00000000" w:rsidRPr="00000000">
              <w:rPr>
                <w:rtl w:val="0"/>
              </w:rPr>
              <w:t xml:space="preserve">~2,250 images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rPr/>
            </w:pPr>
            <w:r w:rsidDel="00000000" w:rsidR="00000000" w:rsidRPr="00000000">
              <w:rPr>
                <w:rtl w:val="0"/>
              </w:rPr>
              <w:t xml:space="preserve">Monitor overfitting, early stopping, learning rate adjustment</w:t>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rPr/>
            </w:pPr>
            <w:r w:rsidDel="00000000" w:rsidR="00000000" w:rsidRPr="00000000">
              <w:rPr>
                <w:b w:val="1"/>
                <w:bCs w:val="1"/>
                <w:rtl w:val="0"/>
              </w:rPr>
              <w:t xml:space="preserve">Test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rPr/>
            </w:pPr>
            <w:r w:rsidDel="00000000" w:rsidR="00000000" w:rsidRPr="00000000">
              <w:rPr>
                <w:rtl w:val="0"/>
              </w:rPr>
              <w:t xml:space="preserve">Final model evaluation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rPr/>
            </w:pPr>
            <w:r w:rsidDel="00000000" w:rsidR="00000000" w:rsidRPr="00000000">
              <w:rPr>
                <w:rtl w:val="0"/>
              </w:rPr>
              <w:t xml:space="preserve">~2,250 images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pPr>
            <w:r w:rsidDel="00000000" w:rsidR="00000000" w:rsidRPr="00000000">
              <w:rPr>
                <w:rtl w:val="0"/>
              </w:rPr>
              <w:t xml:space="preserve">Unbiased performance assessment, final metrics calculation</w:t>
            </w:r>
          </w:p>
        </w:tc>
      </w:tr>
    </w:tbl>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Data Splitting Strategy:</w:t>
      </w:r>
    </w:p>
    <w:p w:rsidR="00000000" w:rsidDel="00000000" w:rsidP="00000000" w:rsidRDefault="00000000" w:rsidRPr="00000000" w14:paraId="0000010E">
      <w:pPr>
        <w:numPr>
          <w:ilvl w:val="0"/>
          <w:numId w:val="71"/>
        </w:numPr>
        <w:spacing w:after="0" w:afterAutospacing="0" w:before="240" w:lineRule="auto"/>
        <w:ind w:left="720" w:hanging="360"/>
      </w:pPr>
      <w:r w:rsidDel="00000000" w:rsidR="00000000" w:rsidRPr="00000000">
        <w:rPr>
          <w:b w:val="1"/>
          <w:bCs w:val="1"/>
          <w:rtl w:val="0"/>
        </w:rPr>
        <w:t xml:space="preserve">Method</w:t>
      </w:r>
      <w:r w:rsidDel="00000000" w:rsidR="00000000" w:rsidRPr="00000000">
        <w:rPr>
          <w:rtl w:val="0"/>
        </w:rPr>
        <w:t xml:space="preserve">: Stratified train-test split with random seed = 42 for reproducibility</w:t>
      </w:r>
    </w:p>
    <w:p w:rsidR="00000000" w:rsidDel="00000000" w:rsidP="00000000" w:rsidRDefault="00000000" w:rsidRPr="00000000" w14:paraId="0000010F">
      <w:pPr>
        <w:numPr>
          <w:ilvl w:val="0"/>
          <w:numId w:val="71"/>
        </w:numPr>
        <w:spacing w:after="0" w:afterAutospacing="0" w:before="0" w:beforeAutospacing="0" w:lineRule="auto"/>
        <w:ind w:left="720" w:hanging="360"/>
      </w:pPr>
      <w:r w:rsidDel="00000000" w:rsidR="00000000" w:rsidRPr="00000000">
        <w:rPr>
          <w:b w:val="1"/>
          <w:bCs w:val="1"/>
          <w:rtl w:val="0"/>
        </w:rPr>
        <w:t xml:space="preserve">Stratification</w:t>
      </w:r>
      <w:r w:rsidDel="00000000" w:rsidR="00000000" w:rsidRPr="00000000">
        <w:rPr>
          <w:rtl w:val="0"/>
        </w:rPr>
        <w:t xml:space="preserve">: Ensures each class is proportionally represented in all three subsets</w:t>
      </w:r>
    </w:p>
    <w:p w:rsidR="00000000" w:rsidDel="00000000" w:rsidP="00000000" w:rsidRDefault="00000000" w:rsidRPr="00000000" w14:paraId="00000110">
      <w:pPr>
        <w:numPr>
          <w:ilvl w:val="0"/>
          <w:numId w:val="71"/>
        </w:numPr>
        <w:spacing w:after="0" w:afterAutospacing="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No data leakage between sets; test set never seen during training</w:t>
      </w:r>
    </w:p>
    <w:p w:rsidR="00000000" w:rsidDel="00000000" w:rsidP="00000000" w:rsidRDefault="00000000" w:rsidRPr="00000000" w14:paraId="00000111">
      <w:pPr>
        <w:numPr>
          <w:ilvl w:val="0"/>
          <w:numId w:val="71"/>
        </w:numPr>
        <w:spacing w:after="240" w:before="0" w:beforeAutospacing="0" w:lineRule="auto"/>
        <w:ind w:left="720" w:hanging="360"/>
      </w:pPr>
      <w:r w:rsidDel="00000000" w:rsidR="00000000" w:rsidRPr="00000000">
        <w:rPr>
          <w:b w:val="1"/>
          <w:bCs w:val="1"/>
          <w:rtl w:val="0"/>
        </w:rPr>
        <w:t xml:space="preserve">Balance</w:t>
      </w:r>
      <w:r w:rsidDel="00000000" w:rsidR="00000000" w:rsidRPr="00000000">
        <w:rPr>
          <w:rtl w:val="0"/>
        </w:rPr>
        <w:t xml:space="preserve">: Each garbage category maintains similar distribution across train/val/test sets</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Class Distribution</w:t>
      </w:r>
      <w:r w:rsidDel="00000000" w:rsidR="00000000" w:rsidRPr="00000000">
        <w:rPr>
          <w:rtl w:val="0"/>
        </w:rPr>
        <w:t xml:space="preserve"> (Example):</w:t>
      </w:r>
    </w:p>
    <w:p w:rsidR="00000000" w:rsidDel="00000000" w:rsidP="00000000" w:rsidRDefault="00000000" w:rsidRPr="00000000" w14:paraId="00000113">
      <w:pPr>
        <w:numPr>
          <w:ilvl w:val="0"/>
          <w:numId w:val="81"/>
        </w:numPr>
        <w:spacing w:after="0" w:afterAutospacing="0" w:before="240" w:lineRule="auto"/>
        <w:ind w:left="720" w:hanging="360"/>
      </w:pPr>
      <w:r w:rsidDel="00000000" w:rsidR="00000000" w:rsidRPr="00000000">
        <w:rPr>
          <w:rtl w:val="0"/>
        </w:rPr>
        <w:t xml:space="preserve">Relatively balanced dataset with 1,000-1,500 images per class</w:t>
      </w:r>
    </w:p>
    <w:p w:rsidR="00000000" w:rsidDel="00000000" w:rsidP="00000000" w:rsidRDefault="00000000" w:rsidRPr="00000000" w14:paraId="00000114">
      <w:pPr>
        <w:numPr>
          <w:ilvl w:val="0"/>
          <w:numId w:val="81"/>
        </w:numPr>
        <w:spacing w:after="0" w:afterAutospacing="0" w:before="0" w:beforeAutospacing="0" w:lineRule="auto"/>
        <w:ind w:left="720" w:hanging="360"/>
      </w:pPr>
      <w:r w:rsidDel="00000000" w:rsidR="00000000" w:rsidRPr="00000000">
        <w:rPr>
          <w:rtl w:val="0"/>
        </w:rPr>
        <w:t xml:space="preserve">Some variation in class sizes reflecting real-world waste composition</w:t>
      </w:r>
    </w:p>
    <w:p w:rsidR="00000000" w:rsidDel="00000000" w:rsidP="00000000" w:rsidRDefault="00000000" w:rsidRPr="00000000" w14:paraId="00000115">
      <w:pPr>
        <w:numPr>
          <w:ilvl w:val="0"/>
          <w:numId w:val="81"/>
        </w:numPr>
        <w:spacing w:after="240" w:before="0" w:beforeAutospacing="0" w:lineRule="auto"/>
        <w:ind w:left="720" w:hanging="360"/>
      </w:pPr>
      <w:r w:rsidDel="00000000" w:rsidR="00000000" w:rsidRPr="00000000">
        <w:rPr>
          <w:rtl w:val="0"/>
        </w:rPr>
        <w:t xml:space="preserve">Minority classes supplemented through data augmentation during training</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ltfz6o7sffqc" w:id="12"/>
      <w:bookmarkEnd w:id="12"/>
      <w:r w:rsidDel="00000000" w:rsidR="00000000" w:rsidRPr="00000000">
        <w:rPr>
          <w:b w:val="1"/>
          <w:bCs w:val="1"/>
          <w:color w:val="000000"/>
          <w:sz w:val="26"/>
          <w:szCs w:val="26"/>
          <w:rtl w:val="0"/>
        </w:rPr>
        <w:t xml:space="preserve">3. CNN Model Design</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mczqtfy3tzqj" w:id="13"/>
      <w:bookmarkEnd w:id="13"/>
      <w:r w:rsidDel="00000000" w:rsidR="00000000" w:rsidRPr="00000000">
        <w:rPr>
          <w:b w:val="1"/>
          <w:bCs w:val="1"/>
          <w:color w:val="000000"/>
          <w:sz w:val="22"/>
          <w:szCs w:val="22"/>
          <w:rtl w:val="0"/>
        </w:rPr>
        <w:t xml:space="preserve">Model 1: Custom CNN Architecture (From Scratch)</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Architecture Description:</w:t>
      </w:r>
    </w:p>
    <w:p w:rsidR="00000000" w:rsidDel="00000000" w:rsidP="00000000" w:rsidRDefault="00000000" w:rsidRPr="00000000" w14:paraId="0000011A">
      <w:pPr>
        <w:spacing w:after="240" w:before="240" w:lineRule="auto"/>
        <w:rPr/>
      </w:pPr>
      <w:r w:rsidDel="00000000" w:rsidR="00000000" w:rsidRPr="00000000">
        <w:rPr>
          <w:rtl w:val="0"/>
        </w:rPr>
        <w:t xml:space="preserve">A custom Convolutional Neural Network designed specifically for garbage classification, built from the ground up without transfer learning. The architecture incorporates batch normalization and dropout for regularization, following a traditional CNN design with progressive feature extraction through five convolutional blocks.</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Network Architecture:</w:t>
      </w:r>
    </w:p>
    <w:p w:rsidR="00000000" w:rsidDel="00000000" w:rsidP="00000000" w:rsidRDefault="00000000" w:rsidRPr="00000000" w14:paraId="0000011C">
      <w:pPr>
        <w:rPr/>
      </w:pPr>
      <w:r w:rsidDel="00000000" w:rsidR="00000000" w:rsidRPr="00000000">
        <w:rPr>
          <w:rtl w:val="0"/>
        </w:rPr>
        <w:t xml:space="preserve">INPUT: Image (320×320×3)</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  Convolutional Block 1          │</w:t>
      </w:r>
    </w:p>
    <w:p w:rsidR="00000000" w:rsidDel="00000000" w:rsidP="00000000" w:rsidRDefault="00000000" w:rsidRPr="00000000" w14:paraId="00000120">
      <w:pPr>
        <w:rPr/>
      </w:pPr>
      <w:r w:rsidDel="00000000" w:rsidR="00000000" w:rsidRPr="00000000">
        <w:rPr>
          <w:rtl w:val="0"/>
        </w:rPr>
        <w:t xml:space="preserve">│  - Conv2D: 32 filters, 3×3      │</w:t>
      </w:r>
    </w:p>
    <w:p w:rsidR="00000000" w:rsidDel="00000000" w:rsidP="00000000" w:rsidRDefault="00000000" w:rsidRPr="00000000" w14:paraId="00000121">
      <w:pPr>
        <w:rPr/>
      </w:pPr>
      <w:r w:rsidDel="00000000" w:rsidR="00000000" w:rsidRPr="00000000">
        <w:rPr>
          <w:rtl w:val="0"/>
        </w:rPr>
        <w:t xml:space="preserve">│  - Activation: ReLU             │</w:t>
      </w:r>
    </w:p>
    <w:p w:rsidR="00000000" w:rsidDel="00000000" w:rsidP="00000000" w:rsidRDefault="00000000" w:rsidRPr="00000000" w14:paraId="00000122">
      <w:pPr>
        <w:rPr/>
      </w:pPr>
      <w:r w:rsidDel="00000000" w:rsidR="00000000" w:rsidRPr="00000000">
        <w:rPr>
          <w:rtl w:val="0"/>
        </w:rPr>
        <w:t xml:space="preserve">│  - Batch Normalization          │</w:t>
      </w:r>
    </w:p>
    <w:p w:rsidR="00000000" w:rsidDel="00000000" w:rsidP="00000000" w:rsidRDefault="00000000" w:rsidRPr="00000000" w14:paraId="00000123">
      <w:pPr>
        <w:rPr/>
      </w:pPr>
      <w:r w:rsidDel="00000000" w:rsidR="00000000" w:rsidRPr="00000000">
        <w:rPr>
          <w:rtl w:val="0"/>
        </w:rPr>
        <w:t xml:space="preserve">│  - MaxPooling2D: 2×2            │</w:t>
      </w:r>
    </w:p>
    <w:p w:rsidR="00000000" w:rsidDel="00000000" w:rsidP="00000000" w:rsidRDefault="00000000" w:rsidRPr="00000000" w14:paraId="00000124">
      <w:pPr>
        <w:rPr/>
      </w:pPr>
      <w:r w:rsidDel="00000000" w:rsidR="00000000" w:rsidRPr="00000000">
        <w:rPr>
          <w:rtl w:val="0"/>
        </w:rPr>
        <w:t xml:space="preserve">│  - Dropout: 0.25                │</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 Output: (159×159×32)</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  Convolutional Block 2          │</w:t>
      </w:r>
    </w:p>
    <w:p w:rsidR="00000000" w:rsidDel="00000000" w:rsidP="00000000" w:rsidRDefault="00000000" w:rsidRPr="00000000" w14:paraId="00000129">
      <w:pPr>
        <w:rPr/>
      </w:pPr>
      <w:r w:rsidDel="00000000" w:rsidR="00000000" w:rsidRPr="00000000">
        <w:rPr>
          <w:rtl w:val="0"/>
        </w:rPr>
        <w:t xml:space="preserve">│  - Conv2D: 64 filters, 3×3      │</w:t>
      </w:r>
    </w:p>
    <w:p w:rsidR="00000000" w:rsidDel="00000000" w:rsidP="00000000" w:rsidRDefault="00000000" w:rsidRPr="00000000" w14:paraId="0000012A">
      <w:pPr>
        <w:rPr/>
      </w:pPr>
      <w:r w:rsidDel="00000000" w:rsidR="00000000" w:rsidRPr="00000000">
        <w:rPr>
          <w:rtl w:val="0"/>
        </w:rPr>
        <w:t xml:space="preserve">│  - Activation: ReLU             │</w:t>
      </w:r>
    </w:p>
    <w:p w:rsidR="00000000" w:rsidDel="00000000" w:rsidP="00000000" w:rsidRDefault="00000000" w:rsidRPr="00000000" w14:paraId="0000012B">
      <w:pPr>
        <w:rPr/>
      </w:pPr>
      <w:r w:rsidDel="00000000" w:rsidR="00000000" w:rsidRPr="00000000">
        <w:rPr>
          <w:rtl w:val="0"/>
        </w:rPr>
        <w:t xml:space="preserve">│  - Batch Normalization          │</w:t>
      </w:r>
    </w:p>
    <w:p w:rsidR="00000000" w:rsidDel="00000000" w:rsidP="00000000" w:rsidRDefault="00000000" w:rsidRPr="00000000" w14:paraId="0000012C">
      <w:pPr>
        <w:rPr/>
      </w:pPr>
      <w:r w:rsidDel="00000000" w:rsidR="00000000" w:rsidRPr="00000000">
        <w:rPr>
          <w:rtl w:val="0"/>
        </w:rPr>
        <w:t xml:space="preserve">│  - MaxPooling2D: 2×2            │</w:t>
      </w:r>
    </w:p>
    <w:p w:rsidR="00000000" w:rsidDel="00000000" w:rsidP="00000000" w:rsidRDefault="00000000" w:rsidRPr="00000000" w14:paraId="0000012D">
      <w:pPr>
        <w:rPr/>
      </w:pPr>
      <w:r w:rsidDel="00000000" w:rsidR="00000000" w:rsidRPr="00000000">
        <w:rPr>
          <w:rtl w:val="0"/>
        </w:rPr>
        <w:t xml:space="preserve">│  - Dropout: 0.25                │</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 Output: (78×78×64)</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  Convolutional Block 3          │</w:t>
      </w:r>
    </w:p>
    <w:p w:rsidR="00000000" w:rsidDel="00000000" w:rsidP="00000000" w:rsidRDefault="00000000" w:rsidRPr="00000000" w14:paraId="00000132">
      <w:pPr>
        <w:rPr/>
      </w:pPr>
      <w:r w:rsidDel="00000000" w:rsidR="00000000" w:rsidRPr="00000000">
        <w:rPr>
          <w:rtl w:val="0"/>
        </w:rPr>
        <w:t xml:space="preserve">│  - Conv2D: 128 filters, 3×3     │</w:t>
      </w:r>
    </w:p>
    <w:p w:rsidR="00000000" w:rsidDel="00000000" w:rsidP="00000000" w:rsidRDefault="00000000" w:rsidRPr="00000000" w14:paraId="00000133">
      <w:pPr>
        <w:rPr/>
      </w:pPr>
      <w:r w:rsidDel="00000000" w:rsidR="00000000" w:rsidRPr="00000000">
        <w:rPr>
          <w:rtl w:val="0"/>
        </w:rPr>
        <w:t xml:space="preserve">│  - Activation: ReLU             │</w:t>
      </w:r>
    </w:p>
    <w:p w:rsidR="00000000" w:rsidDel="00000000" w:rsidP="00000000" w:rsidRDefault="00000000" w:rsidRPr="00000000" w14:paraId="00000134">
      <w:pPr>
        <w:rPr/>
      </w:pPr>
      <w:r w:rsidDel="00000000" w:rsidR="00000000" w:rsidRPr="00000000">
        <w:rPr>
          <w:rtl w:val="0"/>
        </w:rPr>
        <w:t xml:space="preserve">│  - Batch Normalization          │</w:t>
      </w:r>
    </w:p>
    <w:p w:rsidR="00000000" w:rsidDel="00000000" w:rsidP="00000000" w:rsidRDefault="00000000" w:rsidRPr="00000000" w14:paraId="00000135">
      <w:pPr>
        <w:rPr/>
      </w:pPr>
      <w:r w:rsidDel="00000000" w:rsidR="00000000" w:rsidRPr="00000000">
        <w:rPr>
          <w:rtl w:val="0"/>
        </w:rPr>
        <w:t xml:space="preserve">│  - MaxPooling2D: 2×2            │</w:t>
      </w:r>
    </w:p>
    <w:p w:rsidR="00000000" w:rsidDel="00000000" w:rsidP="00000000" w:rsidRDefault="00000000" w:rsidRPr="00000000" w14:paraId="00000136">
      <w:pPr>
        <w:rPr/>
      </w:pPr>
      <w:r w:rsidDel="00000000" w:rsidR="00000000" w:rsidRPr="00000000">
        <w:rPr>
          <w:rtl w:val="0"/>
        </w:rPr>
        <w:t xml:space="preserve">│  - Dropout: 0.25                │</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 Output: (38×38×128)</w:t>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t xml:space="preserve">│  Convolutional Block 4          │</w:t>
      </w:r>
    </w:p>
    <w:p w:rsidR="00000000" w:rsidDel="00000000" w:rsidP="00000000" w:rsidRDefault="00000000" w:rsidRPr="00000000" w14:paraId="0000013B">
      <w:pPr>
        <w:rPr/>
      </w:pPr>
      <w:r w:rsidDel="00000000" w:rsidR="00000000" w:rsidRPr="00000000">
        <w:rPr>
          <w:rtl w:val="0"/>
        </w:rPr>
        <w:t xml:space="preserve">│  - Conv2D: 256 filters, 3×3     │</w:t>
      </w:r>
    </w:p>
    <w:p w:rsidR="00000000" w:rsidDel="00000000" w:rsidP="00000000" w:rsidRDefault="00000000" w:rsidRPr="00000000" w14:paraId="0000013C">
      <w:pPr>
        <w:rPr/>
      </w:pPr>
      <w:r w:rsidDel="00000000" w:rsidR="00000000" w:rsidRPr="00000000">
        <w:rPr>
          <w:rtl w:val="0"/>
        </w:rPr>
        <w:t xml:space="preserve">│  - Activation: ReLU             │</w:t>
      </w:r>
    </w:p>
    <w:p w:rsidR="00000000" w:rsidDel="00000000" w:rsidP="00000000" w:rsidRDefault="00000000" w:rsidRPr="00000000" w14:paraId="0000013D">
      <w:pPr>
        <w:rPr/>
      </w:pPr>
      <w:r w:rsidDel="00000000" w:rsidR="00000000" w:rsidRPr="00000000">
        <w:rPr>
          <w:rtl w:val="0"/>
        </w:rPr>
        <w:t xml:space="preserve">│  - Batch Normalization          │</w:t>
      </w:r>
    </w:p>
    <w:p w:rsidR="00000000" w:rsidDel="00000000" w:rsidP="00000000" w:rsidRDefault="00000000" w:rsidRPr="00000000" w14:paraId="0000013E">
      <w:pPr>
        <w:rPr/>
      </w:pPr>
      <w:r w:rsidDel="00000000" w:rsidR="00000000" w:rsidRPr="00000000">
        <w:rPr>
          <w:rtl w:val="0"/>
        </w:rPr>
        <w:t xml:space="preserve">│  - MaxPooling2D: 2×2            │</w:t>
      </w:r>
    </w:p>
    <w:p w:rsidR="00000000" w:rsidDel="00000000" w:rsidP="00000000" w:rsidRDefault="00000000" w:rsidRPr="00000000" w14:paraId="0000013F">
      <w:pPr>
        <w:rPr/>
      </w:pPr>
      <w:r w:rsidDel="00000000" w:rsidR="00000000" w:rsidRPr="00000000">
        <w:rPr>
          <w:rtl w:val="0"/>
        </w:rPr>
        <w:t xml:space="preserve">│  - Dropout: 0.25                │</w:t>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 Output: (18×18×256)</w:t>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t xml:space="preserve">│  Convolutional Block 5          │</w:t>
      </w:r>
    </w:p>
    <w:p w:rsidR="00000000" w:rsidDel="00000000" w:rsidP="00000000" w:rsidRDefault="00000000" w:rsidRPr="00000000" w14:paraId="00000144">
      <w:pPr>
        <w:rPr/>
      </w:pPr>
      <w:r w:rsidDel="00000000" w:rsidR="00000000" w:rsidRPr="00000000">
        <w:rPr>
          <w:rtl w:val="0"/>
        </w:rPr>
        <w:t xml:space="preserve">│  - Conv2D: 512 filters, 3×3     │</w:t>
      </w:r>
    </w:p>
    <w:p w:rsidR="00000000" w:rsidDel="00000000" w:rsidP="00000000" w:rsidRDefault="00000000" w:rsidRPr="00000000" w14:paraId="00000145">
      <w:pPr>
        <w:rPr/>
      </w:pPr>
      <w:r w:rsidDel="00000000" w:rsidR="00000000" w:rsidRPr="00000000">
        <w:rPr>
          <w:rtl w:val="0"/>
        </w:rPr>
        <w:t xml:space="preserve">│  - Activation: ReLU             │</w:t>
      </w:r>
    </w:p>
    <w:p w:rsidR="00000000" w:rsidDel="00000000" w:rsidP="00000000" w:rsidRDefault="00000000" w:rsidRPr="00000000" w14:paraId="00000146">
      <w:pPr>
        <w:rPr/>
      </w:pPr>
      <w:r w:rsidDel="00000000" w:rsidR="00000000" w:rsidRPr="00000000">
        <w:rPr>
          <w:rtl w:val="0"/>
        </w:rPr>
        <w:t xml:space="preserve">│  - Batch Normalization          │</w:t>
      </w:r>
    </w:p>
    <w:p w:rsidR="00000000" w:rsidDel="00000000" w:rsidP="00000000" w:rsidRDefault="00000000" w:rsidRPr="00000000" w14:paraId="00000147">
      <w:pPr>
        <w:rPr/>
      </w:pPr>
      <w:r w:rsidDel="00000000" w:rsidR="00000000" w:rsidRPr="00000000">
        <w:rPr>
          <w:rtl w:val="0"/>
        </w:rPr>
        <w:t xml:space="preserve">│  - MaxPooling2D: 2×2            │</w:t>
      </w:r>
    </w:p>
    <w:p w:rsidR="00000000" w:rsidDel="00000000" w:rsidP="00000000" w:rsidRDefault="00000000" w:rsidRPr="00000000" w14:paraId="00000148">
      <w:pPr>
        <w:rPr/>
      </w:pPr>
      <w:r w:rsidDel="00000000" w:rsidR="00000000" w:rsidRPr="00000000">
        <w:rPr>
          <w:rtl w:val="0"/>
        </w:rPr>
        <w:t xml:space="preserve">│  - Dropout: 0.25                │</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 Output: (8×8×512)</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t xml:space="preserve">│  Flatten Layer                  │</w:t>
      </w:r>
    </w:p>
    <w:p w:rsidR="00000000" w:rsidDel="00000000" w:rsidP="00000000" w:rsidRDefault="00000000" w:rsidRPr="00000000" w14:paraId="0000014D">
      <w:pPr>
        <w:rPr/>
      </w:pPr>
      <w:r w:rsidDel="00000000" w:rsidR="00000000" w:rsidRPr="00000000">
        <w:rPr>
          <w:rtl w:val="0"/>
        </w:rPr>
        <w:t xml:space="preserve">│  - Output: 32,768 features      │</w:t>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  Fully Connected Block 1        │</w:t>
      </w:r>
    </w:p>
    <w:p w:rsidR="00000000" w:rsidDel="00000000" w:rsidP="00000000" w:rsidRDefault="00000000" w:rsidRPr="00000000" w14:paraId="00000152">
      <w:pPr>
        <w:rPr/>
      </w:pPr>
      <w:r w:rsidDel="00000000" w:rsidR="00000000" w:rsidRPr="00000000">
        <w:rPr>
          <w:rtl w:val="0"/>
        </w:rPr>
        <w:t xml:space="preserve">│  - Dense: 512 units             │</w:t>
      </w:r>
    </w:p>
    <w:p w:rsidR="00000000" w:rsidDel="00000000" w:rsidP="00000000" w:rsidRDefault="00000000" w:rsidRPr="00000000" w14:paraId="00000153">
      <w:pPr>
        <w:rPr/>
      </w:pPr>
      <w:r w:rsidDel="00000000" w:rsidR="00000000" w:rsidRPr="00000000">
        <w:rPr>
          <w:rtl w:val="0"/>
        </w:rPr>
        <w:t xml:space="preserve">│  - Activation: ReLU             │</w:t>
      </w:r>
    </w:p>
    <w:p w:rsidR="00000000" w:rsidDel="00000000" w:rsidP="00000000" w:rsidRDefault="00000000" w:rsidRPr="00000000" w14:paraId="00000154">
      <w:pPr>
        <w:rPr/>
      </w:pPr>
      <w:r w:rsidDel="00000000" w:rsidR="00000000" w:rsidRPr="00000000">
        <w:rPr>
          <w:rtl w:val="0"/>
        </w:rPr>
        <w:t xml:space="preserve">│  - Batch Normalization          │</w:t>
      </w:r>
    </w:p>
    <w:p w:rsidR="00000000" w:rsidDel="00000000" w:rsidP="00000000" w:rsidRDefault="00000000" w:rsidRPr="00000000" w14:paraId="00000155">
      <w:pPr>
        <w:rPr/>
      </w:pPr>
      <w:r w:rsidDel="00000000" w:rsidR="00000000" w:rsidRPr="00000000">
        <w:rPr>
          <w:rtl w:val="0"/>
        </w:rPr>
        <w:t xml:space="preserve">│  - Dropout: 0.5                 │</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t xml:space="preserve">│  Fully Connected Block 2        │</w:t>
      </w:r>
    </w:p>
    <w:p w:rsidR="00000000" w:rsidDel="00000000" w:rsidP="00000000" w:rsidRDefault="00000000" w:rsidRPr="00000000" w14:paraId="0000015A">
      <w:pPr>
        <w:rPr/>
      </w:pPr>
      <w:r w:rsidDel="00000000" w:rsidR="00000000" w:rsidRPr="00000000">
        <w:rPr>
          <w:rtl w:val="0"/>
        </w:rPr>
        <w:t xml:space="preserve">│  - Dense: 256 units             │</w:t>
      </w:r>
    </w:p>
    <w:p w:rsidR="00000000" w:rsidDel="00000000" w:rsidP="00000000" w:rsidRDefault="00000000" w:rsidRPr="00000000" w14:paraId="0000015B">
      <w:pPr>
        <w:rPr/>
      </w:pPr>
      <w:r w:rsidDel="00000000" w:rsidR="00000000" w:rsidRPr="00000000">
        <w:rPr>
          <w:rtl w:val="0"/>
        </w:rPr>
        <w:t xml:space="preserve">│  - Activation: ReLU             │</w:t>
      </w:r>
    </w:p>
    <w:p w:rsidR="00000000" w:rsidDel="00000000" w:rsidP="00000000" w:rsidRDefault="00000000" w:rsidRPr="00000000" w14:paraId="0000015C">
      <w:pPr>
        <w:rPr/>
      </w:pPr>
      <w:r w:rsidDel="00000000" w:rsidR="00000000" w:rsidRPr="00000000">
        <w:rPr>
          <w:rtl w:val="0"/>
        </w:rPr>
        <w:t xml:space="preserve">│  - Batch Normalization          │</w:t>
      </w:r>
    </w:p>
    <w:p w:rsidR="00000000" w:rsidDel="00000000" w:rsidP="00000000" w:rsidRDefault="00000000" w:rsidRPr="00000000" w14:paraId="0000015D">
      <w:pPr>
        <w:rPr/>
      </w:pPr>
      <w:r w:rsidDel="00000000" w:rsidR="00000000" w:rsidRPr="00000000">
        <w:rPr>
          <w:rtl w:val="0"/>
        </w:rPr>
        <w:t xml:space="preserve">│  - Dropout: 0.5                 │</w:t>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t xml:space="preserve">│  Output Layer                   │</w:t>
      </w:r>
    </w:p>
    <w:p w:rsidR="00000000" w:rsidDel="00000000" w:rsidP="00000000" w:rsidRDefault="00000000" w:rsidRPr="00000000" w14:paraId="00000162">
      <w:pPr>
        <w:rPr/>
      </w:pPr>
      <w:r w:rsidDel="00000000" w:rsidR="00000000" w:rsidRPr="00000000">
        <w:rPr>
          <w:rtl w:val="0"/>
        </w:rPr>
        <w:t xml:space="preserve">│  - Dense: 12 units              │</w:t>
      </w:r>
    </w:p>
    <w:p w:rsidR="00000000" w:rsidDel="00000000" w:rsidP="00000000" w:rsidRDefault="00000000" w:rsidRPr="00000000" w14:paraId="00000163">
      <w:pPr>
        <w:rPr/>
      </w:pPr>
      <w:r w:rsidDel="00000000" w:rsidR="00000000" w:rsidRPr="00000000">
        <w:rPr>
          <w:rtl w:val="0"/>
        </w:rPr>
        <w:t xml:space="preserve">│  - Activation: Softmax          │</w:t>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6">
      <w:pPr>
        <w:rPr/>
      </w:pPr>
      <w:r w:rsidDel="00000000" w:rsidR="00000000" w:rsidRPr="00000000">
        <w:rPr>
          <w:rtl w:val="0"/>
        </w:rPr>
        <w:t xml:space="preserve">OUTPUT: Class Probabilities (12)</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Detailed Layer Specifications: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889771872042"/>
        <w:gridCol w:w="2022.1598918840184"/>
        <w:gridCol w:w="1340.3766255836729"/>
        <w:gridCol w:w="1312.5487371632505"/>
        <w:gridCol w:w="1799.5367845206401"/>
        <w:tblGridChange w:id="0">
          <w:tblGrid>
            <w:gridCol w:w="2550.889771872042"/>
            <w:gridCol w:w="2022.1598918840184"/>
            <w:gridCol w:w="1340.3766255836729"/>
            <w:gridCol w:w="1312.5487371632505"/>
            <w:gridCol w:w="1799.536784520640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jc w:val="center"/>
              <w:rPr/>
            </w:pPr>
            <w:r w:rsidDel="00000000" w:rsidR="00000000" w:rsidRPr="00000000">
              <w:rPr>
                <w:b w:val="1"/>
                <w:bCs w:val="1"/>
                <w:rtl w:val="0"/>
              </w:rPr>
              <w:t xml:space="preserve">Layer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jc w:val="center"/>
              <w:rPr/>
            </w:pPr>
            <w:r w:rsidDel="00000000" w:rsidR="00000000" w:rsidRPr="00000000">
              <w:rPr>
                <w:b w:val="1"/>
                <w:bCs w:val="1"/>
                <w:rtl w:val="0"/>
              </w:rPr>
              <w:t xml:space="preserve">Output 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jc w:val="center"/>
              <w:rPr/>
            </w:pPr>
            <w:r w:rsidDel="00000000" w:rsidR="00000000" w:rsidRPr="00000000">
              <w:rPr>
                <w:b w:val="1"/>
                <w:bCs w:val="1"/>
                <w:rtl w:val="0"/>
              </w:rPr>
              <w:t xml:space="preserve">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jc w:val="center"/>
              <w:rPr/>
            </w:pPr>
            <w:r w:rsidDel="00000000" w:rsidR="00000000" w:rsidRPr="00000000">
              <w:rPr>
                <w:b w:val="1"/>
                <w:bCs w:val="1"/>
                <w:rtl w:val="0"/>
              </w:rPr>
              <w:t xml:space="preserve">Activation/Notes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r w:rsidDel="00000000" w:rsidR="00000000" w:rsidRPr="00000000">
              <w:rPr>
                <w:rtl w:val="0"/>
              </w:rPr>
              <w:t xml:space="preserve">Input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tl w:val="0"/>
              </w:rPr>
              <w:t xml:space="preserve">InputLayer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rtl w:val="0"/>
              </w:rPr>
              <w:t xml:space="preserve">(320, 320, 3)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tl w:val="0"/>
              </w:rPr>
              <w:t xml:space="preserve">conv2d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Conv2D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tl w:val="0"/>
              </w:rPr>
              <w:t xml:space="preserve">(318, 318, 32)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rtl w:val="0"/>
              </w:rPr>
              <w:t xml:space="preserve">896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rtl w:val="0"/>
              </w:rPr>
              <w:t xml:space="preserve">ReLU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rtl w:val="0"/>
              </w:rPr>
              <w:t xml:space="preserve">batch_normalization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tl w:val="0"/>
              </w:rPr>
              <w:t xml:space="preserve">BatchNormalization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r w:rsidDel="00000000" w:rsidR="00000000" w:rsidRPr="00000000">
              <w:rPr>
                <w:rtl w:val="0"/>
              </w:rPr>
              <w:t xml:space="preserve">(318, 318, 32)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pPr>
            <w:r w:rsidDel="00000000" w:rsidR="00000000" w:rsidRPr="00000000">
              <w:rPr>
                <w:rtl w:val="0"/>
              </w:rPr>
              <w:t xml:space="preserve">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pPr>
            <w:r w:rsidDel="00000000" w:rsidR="00000000" w:rsidRPr="00000000">
              <w:rPr>
                <w:rtl w:val="0"/>
              </w:rPr>
              <w:t xml:space="preserve">max_pooling2d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pPr>
            <w:r w:rsidDel="00000000" w:rsidR="00000000" w:rsidRPr="00000000">
              <w:rPr>
                <w:rtl w:val="0"/>
              </w:rPr>
              <w:t xml:space="preserve">MaxPooling2D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rtl w:val="0"/>
              </w:rPr>
              <w:t xml:space="preserve">(159, 159, 32)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pPr>
            <w:r w:rsidDel="00000000" w:rsidR="00000000" w:rsidRPr="00000000">
              <w:rPr>
                <w:rtl w:val="0"/>
              </w:rPr>
              <w:t xml:space="preserve">2×2 pool size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pPr>
            <w:r w:rsidDel="00000000" w:rsidR="00000000" w:rsidRPr="00000000">
              <w:rPr>
                <w:rtl w:val="0"/>
              </w:rPr>
              <w:t xml:space="preserve">dropout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pPr>
            <w:r w:rsidDel="00000000" w:rsidR="00000000" w:rsidRPr="00000000">
              <w:rPr>
                <w:rtl w:val="0"/>
              </w:rPr>
              <w:t xml:space="preserve">Dropout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pPr>
            <w:r w:rsidDel="00000000" w:rsidR="00000000" w:rsidRPr="00000000">
              <w:rPr>
                <w:rtl w:val="0"/>
              </w:rPr>
              <w:t xml:space="preserve">(159, 159, 32)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rtl w:val="0"/>
              </w:rPr>
              <w:t xml:space="preserve">0.25 rate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conv2d_1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tl w:val="0"/>
              </w:rPr>
              <w:t xml:space="preserve">Conv2D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rtl w:val="0"/>
              </w:rPr>
              <w:t xml:space="preserve">(157, 157, 64)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rtl w:val="0"/>
              </w:rPr>
              <w:t xml:space="preserve">18,496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rtl w:val="0"/>
              </w:rPr>
              <w:t xml:space="preserve">ReLU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rtl w:val="0"/>
              </w:rPr>
              <w:t xml:space="preserve">batch_normalization_1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pPr>
            <w:r w:rsidDel="00000000" w:rsidR="00000000" w:rsidRPr="00000000">
              <w:rPr>
                <w:rtl w:val="0"/>
              </w:rPr>
              <w:t xml:space="preserve">BatchNormalization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pPr>
            <w:r w:rsidDel="00000000" w:rsidR="00000000" w:rsidRPr="00000000">
              <w:rPr>
                <w:rtl w:val="0"/>
              </w:rPr>
              <w:t xml:space="preserve">(157, 157, 64)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rtl w:val="0"/>
              </w:rPr>
              <w:t xml:space="preserve">max_pooling2d_1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rtl w:val="0"/>
              </w:rPr>
              <w:t xml:space="preserve">MaxPooling2D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rtl w:val="0"/>
              </w:rPr>
              <w:t xml:space="preserve">(78, 78, 64)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rtl w:val="0"/>
              </w:rPr>
              <w:t xml:space="preserve">2×2 pool size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t xml:space="preserve">dropout_1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pPr>
            <w:r w:rsidDel="00000000" w:rsidR="00000000" w:rsidRPr="00000000">
              <w:rPr>
                <w:rtl w:val="0"/>
              </w:rPr>
              <w:t xml:space="preserve">Dropout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pPr>
            <w:r w:rsidDel="00000000" w:rsidR="00000000" w:rsidRPr="00000000">
              <w:rPr>
                <w:rtl w:val="0"/>
              </w:rPr>
              <w:t xml:space="preserve">(78, 78, 64)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pPr>
            <w:r w:rsidDel="00000000" w:rsidR="00000000" w:rsidRPr="00000000">
              <w:rPr>
                <w:rtl w:val="0"/>
              </w:rPr>
              <w:t xml:space="preserve">0.25 rate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pPr>
            <w:r w:rsidDel="00000000" w:rsidR="00000000" w:rsidRPr="00000000">
              <w:rPr>
                <w:rtl w:val="0"/>
              </w:rPr>
              <w:t xml:space="preserve">conv2d_2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pPr>
            <w:r w:rsidDel="00000000" w:rsidR="00000000" w:rsidRPr="00000000">
              <w:rPr>
                <w:rtl w:val="0"/>
              </w:rPr>
              <w:t xml:space="preserve">Conv2D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pPr>
            <w:r w:rsidDel="00000000" w:rsidR="00000000" w:rsidRPr="00000000">
              <w:rPr>
                <w:rtl w:val="0"/>
              </w:rPr>
              <w:t xml:space="preserve">(76, 76, 128)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pPr>
            <w:r w:rsidDel="00000000" w:rsidR="00000000" w:rsidRPr="00000000">
              <w:rPr>
                <w:rtl w:val="0"/>
              </w:rPr>
              <w:t xml:space="preserve">73,856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pPr>
            <w:r w:rsidDel="00000000" w:rsidR="00000000" w:rsidRPr="00000000">
              <w:rPr>
                <w:rtl w:val="0"/>
              </w:rPr>
              <w:t xml:space="preserve">ReLU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pPr>
            <w:r w:rsidDel="00000000" w:rsidR="00000000" w:rsidRPr="00000000">
              <w:rPr>
                <w:rtl w:val="0"/>
              </w:rPr>
              <w:t xml:space="preserve">batch_normalization_2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pPr>
            <w:r w:rsidDel="00000000" w:rsidR="00000000" w:rsidRPr="00000000">
              <w:rPr>
                <w:rtl w:val="0"/>
              </w:rPr>
              <w:t xml:space="preserve">BatchNormalization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pPr>
            <w:r w:rsidDel="00000000" w:rsidR="00000000" w:rsidRPr="00000000">
              <w:rPr>
                <w:rtl w:val="0"/>
              </w:rPr>
              <w:t xml:space="preserve">(76, 76, 128)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pPr>
            <w:r w:rsidDel="00000000" w:rsidR="00000000" w:rsidRPr="00000000">
              <w:rPr>
                <w:rtl w:val="0"/>
              </w:rPr>
              <w:t xml:space="preserve">max_pooling2d_2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pPr>
            <w:r w:rsidDel="00000000" w:rsidR="00000000" w:rsidRPr="00000000">
              <w:rPr>
                <w:rtl w:val="0"/>
              </w:rPr>
              <w:t xml:space="preserve">MaxPooling2D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pPr>
            <w:r w:rsidDel="00000000" w:rsidR="00000000" w:rsidRPr="00000000">
              <w:rPr>
                <w:rtl w:val="0"/>
              </w:rPr>
              <w:t xml:space="preserve">(38, 38, 128)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pPr>
            <w:r w:rsidDel="00000000" w:rsidR="00000000" w:rsidRPr="00000000">
              <w:rPr>
                <w:rtl w:val="0"/>
              </w:rPr>
              <w:t xml:space="preserve">2×2 pool size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pPr>
            <w:r w:rsidDel="00000000" w:rsidR="00000000" w:rsidRPr="00000000">
              <w:rPr>
                <w:rtl w:val="0"/>
              </w:rPr>
              <w:t xml:space="preserve">dropout_2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pPr>
            <w:r w:rsidDel="00000000" w:rsidR="00000000" w:rsidRPr="00000000">
              <w:rPr>
                <w:rtl w:val="0"/>
              </w:rPr>
              <w:t xml:space="preserve">Dropout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pPr>
            <w:r w:rsidDel="00000000" w:rsidR="00000000" w:rsidRPr="00000000">
              <w:rPr>
                <w:rtl w:val="0"/>
              </w:rPr>
              <w:t xml:space="preserve">(38, 38, 128)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pPr>
            <w:r w:rsidDel="00000000" w:rsidR="00000000" w:rsidRPr="00000000">
              <w:rPr>
                <w:rtl w:val="0"/>
              </w:rPr>
              <w:t xml:space="preserve">0.25 rate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pPr>
            <w:r w:rsidDel="00000000" w:rsidR="00000000" w:rsidRPr="00000000">
              <w:rPr>
                <w:rtl w:val="0"/>
              </w:rPr>
              <w:t xml:space="preserve">conv2d_3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pPr>
            <w:r w:rsidDel="00000000" w:rsidR="00000000" w:rsidRPr="00000000">
              <w:rPr>
                <w:rtl w:val="0"/>
              </w:rPr>
              <w:t xml:space="preserve">Conv2D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pPr>
            <w:r w:rsidDel="00000000" w:rsidR="00000000" w:rsidRPr="00000000">
              <w:rPr>
                <w:rtl w:val="0"/>
              </w:rPr>
              <w:t xml:space="preserve">(36, 36, 256)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pPr>
            <w:r w:rsidDel="00000000" w:rsidR="00000000" w:rsidRPr="00000000">
              <w:rPr>
                <w:rtl w:val="0"/>
              </w:rPr>
              <w:t xml:space="preserve">295,168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rPr/>
            </w:pPr>
            <w:r w:rsidDel="00000000" w:rsidR="00000000" w:rsidRPr="00000000">
              <w:rPr>
                <w:rtl w:val="0"/>
              </w:rPr>
              <w:t xml:space="preserve">ReLU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pPr>
            <w:r w:rsidDel="00000000" w:rsidR="00000000" w:rsidRPr="00000000">
              <w:rPr>
                <w:rtl w:val="0"/>
              </w:rPr>
              <w:t xml:space="preserve">batch_normalization_3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pPr>
            <w:r w:rsidDel="00000000" w:rsidR="00000000" w:rsidRPr="00000000">
              <w:rPr>
                <w:rtl w:val="0"/>
              </w:rPr>
              <w:t xml:space="preserve">BatchNormalization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pPr>
            <w:r w:rsidDel="00000000" w:rsidR="00000000" w:rsidRPr="00000000">
              <w:rPr>
                <w:rtl w:val="0"/>
              </w:rPr>
              <w:t xml:space="preserve">(36, 36, 256)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pPr>
            <w:r w:rsidDel="00000000" w:rsidR="00000000" w:rsidRPr="00000000">
              <w:rPr>
                <w:rtl w:val="0"/>
              </w:rPr>
              <w:t xml:space="preserve">1,024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pPr>
            <w:r w:rsidDel="00000000" w:rsidR="00000000" w:rsidRPr="00000000">
              <w:rPr>
                <w:rtl w:val="0"/>
              </w:rPr>
              <w:t xml:space="preserve">max_pooling2d_3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rPr/>
            </w:pPr>
            <w:r w:rsidDel="00000000" w:rsidR="00000000" w:rsidRPr="00000000">
              <w:rPr>
                <w:rtl w:val="0"/>
              </w:rPr>
              <w:t xml:space="preserve">MaxPooling2D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rPr/>
            </w:pPr>
            <w:r w:rsidDel="00000000" w:rsidR="00000000" w:rsidRPr="00000000">
              <w:rPr>
                <w:rtl w:val="0"/>
              </w:rPr>
              <w:t xml:space="preserve">(18, 18, 256)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rPr/>
            </w:pPr>
            <w:r w:rsidDel="00000000" w:rsidR="00000000" w:rsidRPr="00000000">
              <w:rPr>
                <w:rtl w:val="0"/>
              </w:rPr>
              <w:t xml:space="preserve">2×2 pool size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rPr/>
            </w:pPr>
            <w:r w:rsidDel="00000000" w:rsidR="00000000" w:rsidRPr="00000000">
              <w:rPr>
                <w:rtl w:val="0"/>
              </w:rPr>
              <w:t xml:space="preserve">dropout_3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rPr/>
            </w:pPr>
            <w:r w:rsidDel="00000000" w:rsidR="00000000" w:rsidRPr="00000000">
              <w:rPr>
                <w:rtl w:val="0"/>
              </w:rPr>
              <w:t xml:space="preserve">Dropout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rPr/>
            </w:pPr>
            <w:r w:rsidDel="00000000" w:rsidR="00000000" w:rsidRPr="00000000">
              <w:rPr>
                <w:rtl w:val="0"/>
              </w:rPr>
              <w:t xml:space="preserve">(18, 18, 256)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rPr/>
            </w:pPr>
            <w:r w:rsidDel="00000000" w:rsidR="00000000" w:rsidRPr="00000000">
              <w:rPr>
                <w:rtl w:val="0"/>
              </w:rPr>
              <w:t xml:space="preserve">0.25 rate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rPr/>
            </w:pPr>
            <w:r w:rsidDel="00000000" w:rsidR="00000000" w:rsidRPr="00000000">
              <w:rPr>
                <w:rtl w:val="0"/>
              </w:rPr>
              <w:t xml:space="preserve">conv2d_4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rPr/>
            </w:pPr>
            <w:r w:rsidDel="00000000" w:rsidR="00000000" w:rsidRPr="00000000">
              <w:rPr>
                <w:rtl w:val="0"/>
              </w:rPr>
              <w:t xml:space="preserve">Conv2D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rPr/>
            </w:pPr>
            <w:r w:rsidDel="00000000" w:rsidR="00000000" w:rsidRPr="00000000">
              <w:rPr>
                <w:rtl w:val="0"/>
              </w:rPr>
              <w:t xml:space="preserve">(16, 16, 512)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rPr/>
            </w:pPr>
            <w:r w:rsidDel="00000000" w:rsidR="00000000" w:rsidRPr="00000000">
              <w:rPr>
                <w:rtl w:val="0"/>
              </w:rPr>
              <w:t xml:space="preserve">1,180,160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rPr/>
            </w:pPr>
            <w:r w:rsidDel="00000000" w:rsidR="00000000" w:rsidRPr="00000000">
              <w:rPr>
                <w:rtl w:val="0"/>
              </w:rPr>
              <w:t xml:space="preserve">ReLU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rPr/>
            </w:pPr>
            <w:r w:rsidDel="00000000" w:rsidR="00000000" w:rsidRPr="00000000">
              <w:rPr>
                <w:rtl w:val="0"/>
              </w:rPr>
              <w:t xml:space="preserve">batch_normalization_4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rPr/>
            </w:pPr>
            <w:r w:rsidDel="00000000" w:rsidR="00000000" w:rsidRPr="00000000">
              <w:rPr>
                <w:rtl w:val="0"/>
              </w:rPr>
              <w:t xml:space="preserve">BatchNormalization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rPr/>
            </w:pPr>
            <w:r w:rsidDel="00000000" w:rsidR="00000000" w:rsidRPr="00000000">
              <w:rPr>
                <w:rtl w:val="0"/>
              </w:rPr>
              <w:t xml:space="preserve">(16, 16, 512)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pPr>
            <w:r w:rsidDel="00000000" w:rsidR="00000000" w:rsidRPr="00000000">
              <w:rPr>
                <w:rtl w:val="0"/>
              </w:rPr>
              <w:t xml:space="preserve">2,048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pPr>
            <w:r w:rsidDel="00000000" w:rsidR="00000000" w:rsidRPr="00000000">
              <w:rPr>
                <w:rtl w:val="0"/>
              </w:rPr>
              <w:t xml:space="preserve">max_pooling2d_4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pPr>
            <w:r w:rsidDel="00000000" w:rsidR="00000000" w:rsidRPr="00000000">
              <w:rPr>
                <w:rtl w:val="0"/>
              </w:rPr>
              <w:t xml:space="preserve">MaxPooling2D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pPr>
            <w:r w:rsidDel="00000000" w:rsidR="00000000" w:rsidRPr="00000000">
              <w:rPr>
                <w:rtl w:val="0"/>
              </w:rPr>
              <w:t xml:space="preserve">(8, 8, 512)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pPr>
            <w:r w:rsidDel="00000000" w:rsidR="00000000" w:rsidRPr="00000000">
              <w:rPr>
                <w:rtl w:val="0"/>
              </w:rPr>
              <w:t xml:space="preserve">2×2 pool size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pPr>
            <w:r w:rsidDel="00000000" w:rsidR="00000000" w:rsidRPr="00000000">
              <w:rPr>
                <w:rtl w:val="0"/>
              </w:rPr>
              <w:t xml:space="preserve">dropout_4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pPr>
            <w:r w:rsidDel="00000000" w:rsidR="00000000" w:rsidRPr="00000000">
              <w:rPr>
                <w:rtl w:val="0"/>
              </w:rPr>
              <w:t xml:space="preserve">Dropout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pPr>
            <w:r w:rsidDel="00000000" w:rsidR="00000000" w:rsidRPr="00000000">
              <w:rPr>
                <w:rtl w:val="0"/>
              </w:rPr>
              <w:t xml:space="preserve">(8, 8, 512)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rtl w:val="0"/>
              </w:rPr>
              <w:t xml:space="preserve">0.25 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rtl w:val="0"/>
              </w:rPr>
              <w:t xml:space="preserve">flatten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pPr>
            <w:r w:rsidDel="00000000" w:rsidR="00000000" w:rsidRPr="00000000">
              <w:rPr>
                <w:rtl w:val="0"/>
              </w:rPr>
              <w:t xml:space="preserve">Flatten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pPr>
            <w:r w:rsidDel="00000000" w:rsidR="00000000" w:rsidRPr="00000000">
              <w:rPr>
                <w:rtl w:val="0"/>
              </w:rPr>
              <w:t xml:space="preserve">(32,768)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pPr>
            <w:r w:rsidDel="00000000" w:rsidR="00000000" w:rsidRPr="00000000">
              <w:rPr>
                <w:rtl w:val="0"/>
              </w:rPr>
              <w:t xml:space="preserve">dense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pPr>
            <w:r w:rsidDel="00000000" w:rsidR="00000000" w:rsidRPr="00000000">
              <w:rPr>
                <w:rtl w:val="0"/>
              </w:rPr>
              <w:t xml:space="preserve">Dense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rPr/>
            </w:pPr>
            <w:r w:rsidDel="00000000" w:rsidR="00000000" w:rsidRPr="00000000">
              <w:rPr>
                <w:rtl w:val="0"/>
              </w:rPr>
              <w:t xml:space="preserve">16,777,728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rPr/>
            </w:pPr>
            <w:r w:rsidDel="00000000" w:rsidR="00000000" w:rsidRPr="00000000">
              <w:rPr>
                <w:rtl w:val="0"/>
              </w:rPr>
              <w:t xml:space="preserve">ReLU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rPr/>
            </w:pPr>
            <w:r w:rsidDel="00000000" w:rsidR="00000000" w:rsidRPr="00000000">
              <w:rPr>
                <w:rtl w:val="0"/>
              </w:rPr>
              <w:t xml:space="preserve">batch_normalization_5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rPr/>
            </w:pPr>
            <w:r w:rsidDel="00000000" w:rsidR="00000000" w:rsidRPr="00000000">
              <w:rPr>
                <w:rtl w:val="0"/>
              </w:rPr>
              <w:t xml:space="preserve">BatchNormalization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rPr/>
            </w:pPr>
            <w:r w:rsidDel="00000000" w:rsidR="00000000" w:rsidRPr="00000000">
              <w:rPr>
                <w:rtl w:val="0"/>
              </w:rPr>
              <w:t xml:space="preserve">2,048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rPr/>
            </w:pPr>
            <w:r w:rsidDel="00000000" w:rsidR="00000000" w:rsidRPr="00000000">
              <w:rPr>
                <w:rtl w:val="0"/>
              </w:rPr>
              <w:t xml:space="preserve">dropout_5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rPr/>
            </w:pPr>
            <w:r w:rsidDel="00000000" w:rsidR="00000000" w:rsidRPr="00000000">
              <w:rPr>
                <w:rtl w:val="0"/>
              </w:rPr>
              <w:t xml:space="preserve">Dropout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rPr/>
            </w:pPr>
            <w:r w:rsidDel="00000000" w:rsidR="00000000" w:rsidRPr="00000000">
              <w:rPr>
                <w:rtl w:val="0"/>
              </w:rPr>
              <w:t xml:space="preserve">0.5 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rPr/>
            </w:pPr>
            <w:r w:rsidDel="00000000" w:rsidR="00000000" w:rsidRPr="00000000">
              <w:rPr>
                <w:rtl w:val="0"/>
              </w:rPr>
              <w:t xml:space="preserve">dense_1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rPr/>
            </w:pPr>
            <w:r w:rsidDel="00000000" w:rsidR="00000000" w:rsidRPr="00000000">
              <w:rPr>
                <w:rtl w:val="0"/>
              </w:rPr>
              <w:t xml:space="preserve">Dense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rPr/>
            </w:pPr>
            <w:r w:rsidDel="00000000" w:rsidR="00000000" w:rsidRPr="00000000">
              <w:rPr>
                <w:rtl w:val="0"/>
              </w:rPr>
              <w:t xml:space="preserve">131,328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rPr/>
            </w:pPr>
            <w:r w:rsidDel="00000000" w:rsidR="00000000" w:rsidRPr="00000000">
              <w:rPr>
                <w:rtl w:val="0"/>
              </w:rPr>
              <w:t xml:space="preserve">ReLU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rPr/>
            </w:pPr>
            <w:r w:rsidDel="00000000" w:rsidR="00000000" w:rsidRPr="00000000">
              <w:rPr>
                <w:rtl w:val="0"/>
              </w:rPr>
              <w:t xml:space="preserve">batch_normalization_6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rPr/>
            </w:pPr>
            <w:r w:rsidDel="00000000" w:rsidR="00000000" w:rsidRPr="00000000">
              <w:rPr>
                <w:rtl w:val="0"/>
              </w:rPr>
              <w:t xml:space="preserve">BatchNormalization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pPr>
            <w:r w:rsidDel="00000000" w:rsidR="00000000" w:rsidRPr="00000000">
              <w:rPr>
                <w:rtl w:val="0"/>
              </w:rPr>
              <w:t xml:space="preserve">1,024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rtl w:val="0"/>
              </w:rPr>
              <w:t xml:space="preserve">dropout_6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pPr>
            <w:r w:rsidDel="00000000" w:rsidR="00000000" w:rsidRPr="00000000">
              <w:rPr>
                <w:rtl w:val="0"/>
              </w:rPr>
              <w:t xml:space="preserve">Dropout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pPr>
            <w:r w:rsidDel="00000000" w:rsidR="00000000" w:rsidRPr="00000000">
              <w:rPr>
                <w:rtl w:val="0"/>
              </w:rPr>
              <w:t xml:space="preserve">0.5 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pPr>
            <w:r w:rsidDel="00000000" w:rsidR="00000000" w:rsidRPr="00000000">
              <w:rPr>
                <w:rtl w:val="0"/>
              </w:rPr>
              <w:t xml:space="preserve">dense_2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rtl w:val="0"/>
              </w:rPr>
              <w:t xml:space="preserve">Dense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3,084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Softmax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b w:val="1"/>
                <w:bCs w:val="1"/>
                <w:rtl w:val="0"/>
              </w:rPr>
              <w:t xml:space="preserve">Total 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b w:val="1"/>
                <w:bCs w:val="1"/>
                <w:rtl w:val="0"/>
              </w:rPr>
              <w:t xml:space="preserve">18,487,756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b w:val="1"/>
                <w:bCs w:val="1"/>
                <w:rtl w:val="0"/>
              </w:rPr>
              <w:t xml:space="preserve">Trainable 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b w:val="1"/>
                <w:bCs w:val="1"/>
                <w:rtl w:val="0"/>
              </w:rPr>
              <w:t xml:space="preserve">18,484,236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b w:val="1"/>
                <w:bCs w:val="1"/>
                <w:rtl w:val="0"/>
              </w:rPr>
              <w:t xml:space="preserve">Non-trainable 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pPr>
            <w:r w:rsidDel="00000000" w:rsidR="00000000" w:rsidRPr="00000000">
              <w:rPr>
                <w:b w:val="1"/>
                <w:bCs w:val="1"/>
                <w:rtl w:val="0"/>
              </w:rPr>
              <w:t xml:space="preserve">3,520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rPr/>
            </w:pPr>
            <w:r w:rsidDel="00000000" w:rsidR="00000000" w:rsidRPr="00000000">
              <w:rPr>
                <w:rtl w:val="0"/>
              </w:rPr>
              <w:t xml:space="preserve">-</w:t>
            </w:r>
          </w:p>
        </w:tc>
      </w:tr>
    </w:tbl>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Model Implementation Code:</w:t>
      </w:r>
    </w:p>
    <w:p w:rsidR="00000000" w:rsidDel="00000000" w:rsidP="00000000" w:rsidRDefault="00000000" w:rsidRPr="00000000" w14:paraId="0000020F">
      <w:pPr>
        <w:rPr/>
      </w:pPr>
      <w:r w:rsidDel="00000000" w:rsidR="00000000" w:rsidRPr="00000000">
        <w:rPr>
          <w:rtl w:val="0"/>
        </w:rPr>
        <w:t xml:space="preserve">def create_cnn_model(input_shape=(320, 320, 3), num_classes=12):</w:t>
      </w:r>
    </w:p>
    <w:p w:rsidR="00000000" w:rsidDel="00000000" w:rsidP="00000000" w:rsidRDefault="00000000" w:rsidRPr="00000000" w14:paraId="00000210">
      <w:pPr>
        <w:rPr/>
      </w:pPr>
      <w:r w:rsidDel="00000000" w:rsidR="00000000" w:rsidRPr="00000000">
        <w:rPr>
          <w:rtl w:val="0"/>
        </w:rPr>
        <w:t xml:space="preserve">    model = models.Sequential([</w:t>
      </w:r>
    </w:p>
    <w:p w:rsidR="00000000" w:rsidDel="00000000" w:rsidP="00000000" w:rsidRDefault="00000000" w:rsidRPr="00000000" w14:paraId="00000211">
      <w:pPr>
        <w:rPr/>
      </w:pPr>
      <w:r w:rsidDel="00000000" w:rsidR="00000000" w:rsidRPr="00000000">
        <w:rPr>
          <w:rtl w:val="0"/>
        </w:rPr>
        <w:t xml:space="preserve">        # First Convolutional Block</w:t>
      </w:r>
    </w:p>
    <w:p w:rsidR="00000000" w:rsidDel="00000000" w:rsidP="00000000" w:rsidRDefault="00000000" w:rsidRPr="00000000" w14:paraId="00000212">
      <w:pPr>
        <w:rPr/>
      </w:pPr>
      <w:r w:rsidDel="00000000" w:rsidR="00000000" w:rsidRPr="00000000">
        <w:rPr>
          <w:rtl w:val="0"/>
        </w:rPr>
        <w:t xml:space="preserve">        layers.Conv2D(32, (3, 3), activation='relu', input_shape=input_shape),</w:t>
      </w:r>
    </w:p>
    <w:p w:rsidR="00000000" w:rsidDel="00000000" w:rsidP="00000000" w:rsidRDefault="00000000" w:rsidRPr="00000000" w14:paraId="00000213">
      <w:pPr>
        <w:rPr/>
      </w:pPr>
      <w:r w:rsidDel="00000000" w:rsidR="00000000" w:rsidRPr="00000000">
        <w:rPr>
          <w:rtl w:val="0"/>
        </w:rPr>
        <w:t xml:space="preserve">        layers.BatchNormalization(),</w:t>
      </w:r>
    </w:p>
    <w:p w:rsidR="00000000" w:rsidDel="00000000" w:rsidP="00000000" w:rsidRDefault="00000000" w:rsidRPr="00000000" w14:paraId="00000214">
      <w:pPr>
        <w:rPr/>
      </w:pPr>
      <w:r w:rsidDel="00000000" w:rsidR="00000000" w:rsidRPr="00000000">
        <w:rPr>
          <w:rtl w:val="0"/>
        </w:rPr>
        <w:t xml:space="preserve">        layers.MaxPooling2D((2, 2)),</w:t>
      </w:r>
    </w:p>
    <w:p w:rsidR="00000000" w:rsidDel="00000000" w:rsidP="00000000" w:rsidRDefault="00000000" w:rsidRPr="00000000" w14:paraId="00000215">
      <w:pPr>
        <w:rPr/>
      </w:pPr>
      <w:r w:rsidDel="00000000" w:rsidR="00000000" w:rsidRPr="00000000">
        <w:rPr>
          <w:rtl w:val="0"/>
        </w:rPr>
        <w:t xml:space="preserve">        layers.Dropout(0.25),</w:t>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t xml:space="preserve">        # Second Convolutional Block</w:t>
      </w:r>
    </w:p>
    <w:p w:rsidR="00000000" w:rsidDel="00000000" w:rsidP="00000000" w:rsidRDefault="00000000" w:rsidRPr="00000000" w14:paraId="00000218">
      <w:pPr>
        <w:rPr/>
      </w:pPr>
      <w:r w:rsidDel="00000000" w:rsidR="00000000" w:rsidRPr="00000000">
        <w:rPr>
          <w:rtl w:val="0"/>
        </w:rPr>
        <w:t xml:space="preserve">        layers.Conv2D(64, (3, 3), activation='relu'),</w:t>
      </w:r>
    </w:p>
    <w:p w:rsidR="00000000" w:rsidDel="00000000" w:rsidP="00000000" w:rsidRDefault="00000000" w:rsidRPr="00000000" w14:paraId="00000219">
      <w:pPr>
        <w:rPr/>
      </w:pPr>
      <w:r w:rsidDel="00000000" w:rsidR="00000000" w:rsidRPr="00000000">
        <w:rPr>
          <w:rtl w:val="0"/>
        </w:rPr>
        <w:t xml:space="preserve">        layers.BatchNormalization(),</w:t>
      </w:r>
    </w:p>
    <w:p w:rsidR="00000000" w:rsidDel="00000000" w:rsidP="00000000" w:rsidRDefault="00000000" w:rsidRPr="00000000" w14:paraId="0000021A">
      <w:pPr>
        <w:rPr/>
      </w:pPr>
      <w:r w:rsidDel="00000000" w:rsidR="00000000" w:rsidRPr="00000000">
        <w:rPr>
          <w:rtl w:val="0"/>
        </w:rPr>
        <w:t xml:space="preserve">        layers.MaxPooling2D((2, 2)),</w:t>
      </w:r>
    </w:p>
    <w:p w:rsidR="00000000" w:rsidDel="00000000" w:rsidP="00000000" w:rsidRDefault="00000000" w:rsidRPr="00000000" w14:paraId="0000021B">
      <w:pPr>
        <w:rPr/>
      </w:pPr>
      <w:r w:rsidDel="00000000" w:rsidR="00000000" w:rsidRPr="00000000">
        <w:rPr>
          <w:rtl w:val="0"/>
        </w:rPr>
        <w:t xml:space="preserve">        layers.Dropout(0.25),</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        # Third Convolutional Block</w:t>
      </w:r>
    </w:p>
    <w:p w:rsidR="00000000" w:rsidDel="00000000" w:rsidP="00000000" w:rsidRDefault="00000000" w:rsidRPr="00000000" w14:paraId="0000021E">
      <w:pPr>
        <w:rPr/>
      </w:pPr>
      <w:r w:rsidDel="00000000" w:rsidR="00000000" w:rsidRPr="00000000">
        <w:rPr>
          <w:rtl w:val="0"/>
        </w:rPr>
        <w:t xml:space="preserve">        layers.Conv2D(128, (3, 3), activation='relu'),</w:t>
      </w:r>
    </w:p>
    <w:p w:rsidR="00000000" w:rsidDel="00000000" w:rsidP="00000000" w:rsidRDefault="00000000" w:rsidRPr="00000000" w14:paraId="0000021F">
      <w:pPr>
        <w:rPr/>
      </w:pPr>
      <w:r w:rsidDel="00000000" w:rsidR="00000000" w:rsidRPr="00000000">
        <w:rPr>
          <w:rtl w:val="0"/>
        </w:rPr>
        <w:t xml:space="preserve">        layers.BatchNormalization(),</w:t>
      </w:r>
    </w:p>
    <w:p w:rsidR="00000000" w:rsidDel="00000000" w:rsidP="00000000" w:rsidRDefault="00000000" w:rsidRPr="00000000" w14:paraId="00000220">
      <w:pPr>
        <w:rPr/>
      </w:pPr>
      <w:r w:rsidDel="00000000" w:rsidR="00000000" w:rsidRPr="00000000">
        <w:rPr>
          <w:rtl w:val="0"/>
        </w:rPr>
        <w:t xml:space="preserve">        layers.MaxPooling2D((2, 2)),</w:t>
      </w:r>
    </w:p>
    <w:p w:rsidR="00000000" w:rsidDel="00000000" w:rsidP="00000000" w:rsidRDefault="00000000" w:rsidRPr="00000000" w14:paraId="00000221">
      <w:pPr>
        <w:rPr/>
      </w:pPr>
      <w:r w:rsidDel="00000000" w:rsidR="00000000" w:rsidRPr="00000000">
        <w:rPr>
          <w:rtl w:val="0"/>
        </w:rPr>
        <w:t xml:space="preserve">        layers.Dropout(0.25),</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        # Fourth Convolutional Block</w:t>
      </w:r>
    </w:p>
    <w:p w:rsidR="00000000" w:rsidDel="00000000" w:rsidP="00000000" w:rsidRDefault="00000000" w:rsidRPr="00000000" w14:paraId="00000224">
      <w:pPr>
        <w:rPr/>
      </w:pPr>
      <w:r w:rsidDel="00000000" w:rsidR="00000000" w:rsidRPr="00000000">
        <w:rPr>
          <w:rtl w:val="0"/>
        </w:rPr>
        <w:t xml:space="preserve">        layers.Conv2D(256, (3, 3), activation='relu'),</w:t>
      </w:r>
    </w:p>
    <w:p w:rsidR="00000000" w:rsidDel="00000000" w:rsidP="00000000" w:rsidRDefault="00000000" w:rsidRPr="00000000" w14:paraId="00000225">
      <w:pPr>
        <w:rPr/>
      </w:pPr>
      <w:r w:rsidDel="00000000" w:rsidR="00000000" w:rsidRPr="00000000">
        <w:rPr>
          <w:rtl w:val="0"/>
        </w:rPr>
        <w:t xml:space="preserve">        layers.BatchNormalization(),</w:t>
      </w:r>
    </w:p>
    <w:p w:rsidR="00000000" w:rsidDel="00000000" w:rsidP="00000000" w:rsidRDefault="00000000" w:rsidRPr="00000000" w14:paraId="00000226">
      <w:pPr>
        <w:rPr/>
      </w:pPr>
      <w:r w:rsidDel="00000000" w:rsidR="00000000" w:rsidRPr="00000000">
        <w:rPr>
          <w:rtl w:val="0"/>
        </w:rPr>
        <w:t xml:space="preserve">        layers.MaxPooling2D((2, 2)),</w:t>
      </w:r>
    </w:p>
    <w:p w:rsidR="00000000" w:rsidDel="00000000" w:rsidP="00000000" w:rsidRDefault="00000000" w:rsidRPr="00000000" w14:paraId="00000227">
      <w:pPr>
        <w:rPr/>
      </w:pPr>
      <w:r w:rsidDel="00000000" w:rsidR="00000000" w:rsidRPr="00000000">
        <w:rPr>
          <w:rtl w:val="0"/>
        </w:rPr>
        <w:t xml:space="preserve">        layers.Dropout(0.25),</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        # Fifth Convolutional Block</w:t>
      </w:r>
    </w:p>
    <w:p w:rsidR="00000000" w:rsidDel="00000000" w:rsidP="00000000" w:rsidRDefault="00000000" w:rsidRPr="00000000" w14:paraId="0000022A">
      <w:pPr>
        <w:rPr/>
      </w:pPr>
      <w:r w:rsidDel="00000000" w:rsidR="00000000" w:rsidRPr="00000000">
        <w:rPr>
          <w:rtl w:val="0"/>
        </w:rPr>
        <w:t xml:space="preserve">        layers.Conv2D(512, (3, 3), activation='relu'),</w:t>
      </w:r>
    </w:p>
    <w:p w:rsidR="00000000" w:rsidDel="00000000" w:rsidP="00000000" w:rsidRDefault="00000000" w:rsidRPr="00000000" w14:paraId="0000022B">
      <w:pPr>
        <w:rPr/>
      </w:pPr>
      <w:r w:rsidDel="00000000" w:rsidR="00000000" w:rsidRPr="00000000">
        <w:rPr>
          <w:rtl w:val="0"/>
        </w:rPr>
        <w:t xml:space="preserve">        layers.BatchNormalization(),</w:t>
      </w:r>
    </w:p>
    <w:p w:rsidR="00000000" w:rsidDel="00000000" w:rsidP="00000000" w:rsidRDefault="00000000" w:rsidRPr="00000000" w14:paraId="0000022C">
      <w:pPr>
        <w:rPr/>
      </w:pPr>
      <w:r w:rsidDel="00000000" w:rsidR="00000000" w:rsidRPr="00000000">
        <w:rPr>
          <w:rtl w:val="0"/>
        </w:rPr>
        <w:t xml:space="preserve">        layers.MaxPooling2D((2, 2)),</w:t>
      </w:r>
    </w:p>
    <w:p w:rsidR="00000000" w:rsidDel="00000000" w:rsidP="00000000" w:rsidRDefault="00000000" w:rsidRPr="00000000" w14:paraId="0000022D">
      <w:pPr>
        <w:rPr/>
      </w:pPr>
      <w:r w:rsidDel="00000000" w:rsidR="00000000" w:rsidRPr="00000000">
        <w:rPr>
          <w:rtl w:val="0"/>
        </w:rPr>
        <w:t xml:space="preserve">        layers.Dropout(0.25),</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t xml:space="preserve">        # Flatten and Dense Layers</w:t>
      </w:r>
    </w:p>
    <w:p w:rsidR="00000000" w:rsidDel="00000000" w:rsidP="00000000" w:rsidRDefault="00000000" w:rsidRPr="00000000" w14:paraId="00000230">
      <w:pPr>
        <w:rPr/>
      </w:pPr>
      <w:r w:rsidDel="00000000" w:rsidR="00000000" w:rsidRPr="00000000">
        <w:rPr>
          <w:rtl w:val="0"/>
        </w:rPr>
        <w:t xml:space="preserve">        layers.Flatten(),</w:t>
      </w:r>
    </w:p>
    <w:p w:rsidR="00000000" w:rsidDel="00000000" w:rsidP="00000000" w:rsidRDefault="00000000" w:rsidRPr="00000000" w14:paraId="00000231">
      <w:pPr>
        <w:rPr/>
      </w:pPr>
      <w:r w:rsidDel="00000000" w:rsidR="00000000" w:rsidRPr="00000000">
        <w:rPr>
          <w:rtl w:val="0"/>
        </w:rPr>
        <w:t xml:space="preserve">        layers.Dense(512, activation='relu'),</w:t>
      </w:r>
    </w:p>
    <w:p w:rsidR="00000000" w:rsidDel="00000000" w:rsidP="00000000" w:rsidRDefault="00000000" w:rsidRPr="00000000" w14:paraId="00000232">
      <w:pPr>
        <w:rPr/>
      </w:pPr>
      <w:r w:rsidDel="00000000" w:rsidR="00000000" w:rsidRPr="00000000">
        <w:rPr>
          <w:rtl w:val="0"/>
        </w:rPr>
        <w:t xml:space="preserve">        layers.BatchNormalization(),</w:t>
      </w:r>
    </w:p>
    <w:p w:rsidR="00000000" w:rsidDel="00000000" w:rsidP="00000000" w:rsidRDefault="00000000" w:rsidRPr="00000000" w14:paraId="00000233">
      <w:pPr>
        <w:rPr/>
      </w:pPr>
      <w:r w:rsidDel="00000000" w:rsidR="00000000" w:rsidRPr="00000000">
        <w:rPr>
          <w:rtl w:val="0"/>
        </w:rPr>
        <w:t xml:space="preserve">        layers.Dropout(0.5),</w:t>
      </w:r>
    </w:p>
    <w:p w:rsidR="00000000" w:rsidDel="00000000" w:rsidP="00000000" w:rsidRDefault="00000000" w:rsidRPr="00000000" w14:paraId="00000234">
      <w:pPr>
        <w:rPr/>
      </w:pPr>
      <w:r w:rsidDel="00000000" w:rsidR="00000000" w:rsidRPr="00000000">
        <w:rPr>
          <w:rtl w:val="0"/>
        </w:rPr>
        <w:t xml:space="preserve">        layers.Dense(256, activation='relu'),</w:t>
      </w:r>
    </w:p>
    <w:p w:rsidR="00000000" w:rsidDel="00000000" w:rsidP="00000000" w:rsidRDefault="00000000" w:rsidRPr="00000000" w14:paraId="00000235">
      <w:pPr>
        <w:rPr/>
      </w:pPr>
      <w:r w:rsidDel="00000000" w:rsidR="00000000" w:rsidRPr="00000000">
        <w:rPr>
          <w:rtl w:val="0"/>
        </w:rPr>
        <w:t xml:space="preserve">        layers.BatchNormalization(),</w:t>
      </w:r>
    </w:p>
    <w:p w:rsidR="00000000" w:rsidDel="00000000" w:rsidP="00000000" w:rsidRDefault="00000000" w:rsidRPr="00000000" w14:paraId="00000236">
      <w:pPr>
        <w:rPr/>
      </w:pPr>
      <w:r w:rsidDel="00000000" w:rsidR="00000000" w:rsidRPr="00000000">
        <w:rPr>
          <w:rtl w:val="0"/>
        </w:rPr>
        <w:t xml:space="preserve">        layers.Dropout(0.5),</w:t>
      </w:r>
    </w:p>
    <w:p w:rsidR="00000000" w:rsidDel="00000000" w:rsidP="00000000" w:rsidRDefault="00000000" w:rsidRPr="00000000" w14:paraId="00000237">
      <w:pPr>
        <w:rPr/>
      </w:pPr>
      <w:r w:rsidDel="00000000" w:rsidR="00000000" w:rsidRPr="00000000">
        <w:rPr>
          <w:rtl w:val="0"/>
        </w:rPr>
        <w:t xml:space="preserve">        layers.Dense(num_classes, activation='softmax')</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return model</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Key Characteristics:</w:t>
      </w:r>
    </w:p>
    <w:p w:rsidR="00000000" w:rsidDel="00000000" w:rsidP="00000000" w:rsidRDefault="00000000" w:rsidRPr="00000000" w14:paraId="0000023D">
      <w:pPr>
        <w:numPr>
          <w:ilvl w:val="0"/>
          <w:numId w:val="83"/>
        </w:numPr>
        <w:spacing w:after="0" w:afterAutospacing="0" w:before="240" w:lineRule="auto"/>
        <w:ind w:left="720" w:hanging="360"/>
      </w:pPr>
      <w:r w:rsidDel="00000000" w:rsidR="00000000" w:rsidRPr="00000000">
        <w:rPr>
          <w:b w:val="1"/>
          <w:bCs w:val="1"/>
          <w:rtl w:val="0"/>
        </w:rPr>
        <w:t xml:space="preserve">Input Size</w:t>
      </w:r>
      <w:r w:rsidDel="00000000" w:rsidR="00000000" w:rsidRPr="00000000">
        <w:rPr>
          <w:rtl w:val="0"/>
        </w:rPr>
        <w:t xml:space="preserve">: 320×320×3 RGB images (higher resolution than typical 224×224)</w:t>
      </w:r>
    </w:p>
    <w:p w:rsidR="00000000" w:rsidDel="00000000" w:rsidP="00000000" w:rsidRDefault="00000000" w:rsidRPr="00000000" w14:paraId="0000023E">
      <w:pPr>
        <w:numPr>
          <w:ilvl w:val="0"/>
          <w:numId w:val="83"/>
        </w:numPr>
        <w:spacing w:after="0" w:afterAutospacing="0" w:before="0" w:beforeAutospacing="0" w:lineRule="auto"/>
        <w:ind w:left="720" w:hanging="360"/>
      </w:pPr>
      <w:r w:rsidDel="00000000" w:rsidR="00000000" w:rsidRPr="00000000">
        <w:rPr>
          <w:b w:val="1"/>
          <w:bCs w:val="1"/>
          <w:rtl w:val="0"/>
        </w:rPr>
        <w:t xml:space="preserve">Five Convolutional Blocks</w:t>
      </w:r>
      <w:r w:rsidDel="00000000" w:rsidR="00000000" w:rsidRPr="00000000">
        <w:rPr>
          <w:rFonts w:ascii="Arial Unicode MS" w:cs="Arial Unicode MS" w:eastAsia="Arial Unicode MS" w:hAnsi="Arial Unicode MS"/>
          <w:rtl w:val="0"/>
        </w:rPr>
        <w:t xml:space="preserve">: Progressive feature extraction with increasing filter depth (32→64→128→256→512)</w:t>
      </w:r>
    </w:p>
    <w:p w:rsidR="00000000" w:rsidDel="00000000" w:rsidP="00000000" w:rsidRDefault="00000000" w:rsidRPr="00000000" w14:paraId="0000023F">
      <w:pPr>
        <w:numPr>
          <w:ilvl w:val="0"/>
          <w:numId w:val="83"/>
        </w:numPr>
        <w:spacing w:after="0" w:afterAutospacing="0" w:before="0" w:beforeAutospacing="0" w:lineRule="auto"/>
        <w:ind w:left="720" w:hanging="360"/>
      </w:pPr>
      <w:r w:rsidDel="00000000" w:rsidR="00000000" w:rsidRPr="00000000">
        <w:rPr>
          <w:b w:val="1"/>
          <w:bCs w:val="1"/>
          <w:rtl w:val="0"/>
        </w:rPr>
        <w:t xml:space="preserve">Batch Normalization</w:t>
      </w:r>
      <w:r w:rsidDel="00000000" w:rsidR="00000000" w:rsidRPr="00000000">
        <w:rPr>
          <w:rtl w:val="0"/>
        </w:rPr>
        <w:t xml:space="preserve">: Applied after each convolutional and dense layer to stabilize training and accelerate convergence</w:t>
      </w:r>
    </w:p>
    <w:p w:rsidR="00000000" w:rsidDel="00000000" w:rsidP="00000000" w:rsidRDefault="00000000" w:rsidRPr="00000000" w14:paraId="00000240">
      <w:pPr>
        <w:numPr>
          <w:ilvl w:val="0"/>
          <w:numId w:val="83"/>
        </w:numPr>
        <w:spacing w:after="0" w:afterAutospacing="0" w:before="0" w:beforeAutospacing="0" w:lineRule="auto"/>
        <w:ind w:left="720" w:hanging="360"/>
      </w:pPr>
      <w:r w:rsidDel="00000000" w:rsidR="00000000" w:rsidRPr="00000000">
        <w:rPr>
          <w:b w:val="1"/>
          <w:bCs w:val="1"/>
          <w:rtl w:val="0"/>
        </w:rPr>
        <w:t xml:space="preserve">Dropout Regularization</w:t>
      </w:r>
      <w:r w:rsidDel="00000000" w:rsidR="00000000" w:rsidRPr="00000000">
        <w:rPr>
          <w:rtl w:val="0"/>
        </w:rPr>
        <w:t xml:space="preserve">:</w:t>
      </w:r>
    </w:p>
    <w:p w:rsidR="00000000" w:rsidDel="00000000" w:rsidP="00000000" w:rsidRDefault="00000000" w:rsidRPr="00000000" w14:paraId="00000241">
      <w:pPr>
        <w:numPr>
          <w:ilvl w:val="1"/>
          <w:numId w:val="83"/>
        </w:numPr>
        <w:spacing w:after="0" w:afterAutospacing="0" w:before="0" w:beforeAutospacing="0" w:lineRule="auto"/>
        <w:ind w:left="1440" w:hanging="360"/>
      </w:pPr>
      <w:r w:rsidDel="00000000" w:rsidR="00000000" w:rsidRPr="00000000">
        <w:rPr>
          <w:rtl w:val="0"/>
        </w:rPr>
        <w:t xml:space="preserve">0.25 dropout rate after each convolutional block to prevent overfitting</w:t>
      </w:r>
    </w:p>
    <w:p w:rsidR="00000000" w:rsidDel="00000000" w:rsidP="00000000" w:rsidRDefault="00000000" w:rsidRPr="00000000" w14:paraId="00000242">
      <w:pPr>
        <w:numPr>
          <w:ilvl w:val="1"/>
          <w:numId w:val="83"/>
        </w:numPr>
        <w:spacing w:after="0" w:afterAutospacing="0" w:before="0" w:beforeAutospacing="0" w:lineRule="auto"/>
        <w:ind w:left="1440" w:hanging="360"/>
      </w:pPr>
      <w:r w:rsidDel="00000000" w:rsidR="00000000" w:rsidRPr="00000000">
        <w:rPr>
          <w:rtl w:val="0"/>
        </w:rPr>
        <w:t xml:space="preserve">0.5 dropout rate in fully connected layers for stronger regularization</w:t>
      </w:r>
    </w:p>
    <w:p w:rsidR="00000000" w:rsidDel="00000000" w:rsidP="00000000" w:rsidRDefault="00000000" w:rsidRPr="00000000" w14:paraId="00000243">
      <w:pPr>
        <w:numPr>
          <w:ilvl w:val="0"/>
          <w:numId w:val="83"/>
        </w:numPr>
        <w:spacing w:after="0" w:afterAutospacing="0" w:before="0" w:beforeAutospacing="0" w:lineRule="auto"/>
        <w:ind w:left="720" w:hanging="360"/>
      </w:pPr>
      <w:r w:rsidDel="00000000" w:rsidR="00000000" w:rsidRPr="00000000">
        <w:rPr>
          <w:b w:val="1"/>
          <w:bCs w:val="1"/>
          <w:rtl w:val="0"/>
        </w:rPr>
        <w:t xml:space="preserve">Deep Architecture</w:t>
      </w:r>
      <w:r w:rsidDel="00000000" w:rsidR="00000000" w:rsidRPr="00000000">
        <w:rPr>
          <w:rtl w:val="0"/>
        </w:rPr>
        <w:t xml:space="preserve">: 30 total layers (5 conv blocks + 2 FC layers + regularization layers)</w:t>
      </w:r>
    </w:p>
    <w:p w:rsidR="00000000" w:rsidDel="00000000" w:rsidP="00000000" w:rsidRDefault="00000000" w:rsidRPr="00000000" w14:paraId="00000244">
      <w:pPr>
        <w:numPr>
          <w:ilvl w:val="0"/>
          <w:numId w:val="83"/>
        </w:numPr>
        <w:spacing w:after="0" w:afterAutospacing="0" w:before="0" w:beforeAutospacing="0" w:lineRule="auto"/>
        <w:ind w:left="720" w:hanging="360"/>
      </w:pPr>
      <w:r w:rsidDel="00000000" w:rsidR="00000000" w:rsidRPr="00000000">
        <w:rPr>
          <w:b w:val="1"/>
          <w:bCs w:val="1"/>
          <w:rtl w:val="0"/>
        </w:rPr>
        <w:t xml:space="preserve">Model Size</w:t>
      </w:r>
      <w:r w:rsidDel="00000000" w:rsidR="00000000" w:rsidRPr="00000000">
        <w:rPr>
          <w:rtl w:val="0"/>
        </w:rPr>
        <w:t xml:space="preserve">: 18.5M parameters (~70.53 MB)</w:t>
      </w:r>
    </w:p>
    <w:p w:rsidR="00000000" w:rsidDel="00000000" w:rsidP="00000000" w:rsidRDefault="00000000" w:rsidRPr="00000000" w14:paraId="00000245">
      <w:pPr>
        <w:numPr>
          <w:ilvl w:val="0"/>
          <w:numId w:val="83"/>
        </w:numPr>
        <w:spacing w:after="0" w:afterAutospacing="0" w:before="0" w:beforeAutospacing="0" w:lineRule="auto"/>
        <w:ind w:left="720" w:hanging="360"/>
      </w:pPr>
      <w:r w:rsidDel="00000000" w:rsidR="00000000" w:rsidRPr="00000000">
        <w:rPr>
          <w:b w:val="1"/>
          <w:bCs w:val="1"/>
          <w:rtl w:val="0"/>
        </w:rPr>
        <w:t xml:space="preserve">Regularization Strategy</w:t>
      </w:r>
      <w:r w:rsidDel="00000000" w:rsidR="00000000" w:rsidRPr="00000000">
        <w:rPr>
          <w:rtl w:val="0"/>
        </w:rPr>
        <w:t xml:space="preserve">: Combines batch normalization and dropout for robust generalization</w:t>
      </w:r>
    </w:p>
    <w:p w:rsidR="00000000" w:rsidDel="00000000" w:rsidP="00000000" w:rsidRDefault="00000000" w:rsidRPr="00000000" w14:paraId="00000246">
      <w:pPr>
        <w:numPr>
          <w:ilvl w:val="0"/>
          <w:numId w:val="83"/>
        </w:numPr>
        <w:spacing w:after="0" w:afterAutospacing="0" w:before="0" w:beforeAutospacing="0" w:lineRule="auto"/>
        <w:ind w:left="720" w:hanging="360"/>
      </w:pPr>
      <w:r w:rsidDel="00000000" w:rsidR="00000000" w:rsidRPr="00000000">
        <w:rPr>
          <w:b w:val="1"/>
          <w:bCs w:val="1"/>
          <w:rtl w:val="0"/>
        </w:rPr>
        <w:t xml:space="preserve">No Data Augmentation</w:t>
      </w:r>
      <w:r w:rsidDel="00000000" w:rsidR="00000000" w:rsidRPr="00000000">
        <w:rPr>
          <w:rtl w:val="0"/>
        </w:rPr>
        <w:t xml:space="preserve">: Trained on original images only</w:t>
      </w:r>
    </w:p>
    <w:p w:rsidR="00000000" w:rsidDel="00000000" w:rsidP="00000000" w:rsidRDefault="00000000" w:rsidRPr="00000000" w14:paraId="00000247">
      <w:pPr>
        <w:numPr>
          <w:ilvl w:val="0"/>
          <w:numId w:val="83"/>
        </w:numPr>
        <w:spacing w:after="240" w:before="0" w:beforeAutospacing="0" w:lineRule="auto"/>
        <w:ind w:left="720" w:hanging="360"/>
      </w:pPr>
      <w:r w:rsidDel="00000000" w:rsidR="00000000" w:rsidRPr="00000000">
        <w:rPr>
          <w:b w:val="1"/>
          <w:bCs w:val="1"/>
          <w:rtl w:val="0"/>
        </w:rPr>
        <w:t xml:space="preserve">No Transfer Learning</w:t>
      </w:r>
      <w:r w:rsidDel="00000000" w:rsidR="00000000" w:rsidRPr="00000000">
        <w:rPr>
          <w:rtl w:val="0"/>
        </w:rPr>
        <w:t xml:space="preserve">: All weights learned from scratch on garbage classification task</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4"/>
        <w:keepNext w:val="0"/>
        <w:keepLines w:val="0"/>
        <w:spacing w:after="40" w:before="240" w:lineRule="auto"/>
        <w:rPr>
          <w:b w:val="1"/>
          <w:bCs w:val="1"/>
          <w:color w:val="000000"/>
          <w:sz w:val="22"/>
          <w:szCs w:val="22"/>
        </w:rPr>
      </w:pPr>
      <w:bookmarkStart w:colFirst="0" w:colLast="0" w:name="_j45qpbnpize4" w:id="14"/>
      <w:bookmarkEnd w:id="14"/>
      <w:r w:rsidDel="00000000" w:rsidR="00000000" w:rsidRPr="00000000">
        <w:rPr>
          <w:b w:val="1"/>
          <w:bCs w:val="1"/>
          <w:color w:val="000000"/>
          <w:sz w:val="22"/>
          <w:szCs w:val="22"/>
          <w:rtl w:val="0"/>
        </w:rPr>
        <w:t xml:space="preserve">Model 2: Xception with Data Augmentation and Transfer Learning</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Architecture Description:</w:t>
      </w:r>
    </w:p>
    <w:p w:rsidR="00000000" w:rsidDel="00000000" w:rsidP="00000000" w:rsidRDefault="00000000" w:rsidRPr="00000000" w14:paraId="0000024B">
      <w:pPr>
        <w:spacing w:after="240" w:before="240" w:lineRule="auto"/>
        <w:rPr/>
      </w:pPr>
      <w:r w:rsidDel="00000000" w:rsidR="00000000" w:rsidRPr="00000000">
        <w:rPr>
          <w:rtl w:val="0"/>
        </w:rPr>
        <w:t xml:space="preserve">Xception (Extreme Inception) is a deep convolutional neural network architecture that uses depthwise separable convolutions. We use the pre-trained Xception model from ImageNet and add a custom classification head for garbage classification.</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Network Architecture:</w:t>
      </w:r>
    </w:p>
    <w:p w:rsidR="00000000" w:rsidDel="00000000" w:rsidP="00000000" w:rsidRDefault="00000000" w:rsidRPr="00000000" w14:paraId="0000024D">
      <w:pPr>
        <w:rPr/>
      </w:pPr>
      <w:r w:rsidDel="00000000" w:rsidR="00000000" w:rsidRPr="00000000">
        <w:rPr>
          <w:rtl w:val="0"/>
        </w:rPr>
        <w:t xml:space="preserve">INPUT: Image (224×224×3)</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F">
      <w:pPr>
        <w:rPr/>
      </w:pPr>
      <w:r w:rsidDel="00000000" w:rsidR="00000000" w:rsidRPr="00000000">
        <w:rPr>
          <w:rtl w:val="0"/>
        </w:rPr>
        <w:t xml:space="preserve">┌─────────────────────────────────┐</w:t>
      </w:r>
    </w:p>
    <w:p w:rsidR="00000000" w:rsidDel="00000000" w:rsidP="00000000" w:rsidRDefault="00000000" w:rsidRPr="00000000" w14:paraId="00000250">
      <w:pPr>
        <w:rPr/>
      </w:pPr>
      <w:r w:rsidDel="00000000" w:rsidR="00000000" w:rsidRPr="00000000">
        <w:rPr>
          <w:rtl w:val="0"/>
        </w:rPr>
        <w:t xml:space="preserve">│  Data Augmentation (Training)   │</w:t>
      </w:r>
    </w:p>
    <w:p w:rsidR="00000000" w:rsidDel="00000000" w:rsidP="00000000" w:rsidRDefault="00000000" w:rsidRPr="00000000" w14:paraId="00000251">
      <w:pPr>
        <w:rPr/>
      </w:pPr>
      <w:r w:rsidDel="00000000" w:rsidR="00000000" w:rsidRPr="00000000">
        <w:rPr>
          <w:rtl w:val="0"/>
        </w:rPr>
        <w:t xml:space="preserve">│  - Rotation: ±20°               │</w:t>
      </w:r>
    </w:p>
    <w:p w:rsidR="00000000" w:rsidDel="00000000" w:rsidP="00000000" w:rsidRDefault="00000000" w:rsidRPr="00000000" w14:paraId="00000252">
      <w:pPr>
        <w:rPr/>
      </w:pPr>
      <w:r w:rsidDel="00000000" w:rsidR="00000000" w:rsidRPr="00000000">
        <w:rPr>
          <w:rtl w:val="0"/>
        </w:rPr>
        <w:t xml:space="preserve">│  - Width Shift: 20%             │</w:t>
      </w:r>
    </w:p>
    <w:p w:rsidR="00000000" w:rsidDel="00000000" w:rsidP="00000000" w:rsidRDefault="00000000" w:rsidRPr="00000000" w14:paraId="00000253">
      <w:pPr>
        <w:rPr/>
      </w:pPr>
      <w:r w:rsidDel="00000000" w:rsidR="00000000" w:rsidRPr="00000000">
        <w:rPr>
          <w:rtl w:val="0"/>
        </w:rPr>
        <w:t xml:space="preserve">│  - Height Shift: 20%            │</w:t>
      </w:r>
    </w:p>
    <w:p w:rsidR="00000000" w:rsidDel="00000000" w:rsidP="00000000" w:rsidRDefault="00000000" w:rsidRPr="00000000" w14:paraId="00000254">
      <w:pPr>
        <w:rPr/>
      </w:pPr>
      <w:r w:rsidDel="00000000" w:rsidR="00000000" w:rsidRPr="00000000">
        <w:rPr>
          <w:rtl w:val="0"/>
        </w:rPr>
        <w:t xml:space="preserve">│  - Shear: 20%                   │</w:t>
      </w:r>
    </w:p>
    <w:p w:rsidR="00000000" w:rsidDel="00000000" w:rsidP="00000000" w:rsidRDefault="00000000" w:rsidRPr="00000000" w14:paraId="00000255">
      <w:pPr>
        <w:rPr/>
      </w:pPr>
      <w:r w:rsidDel="00000000" w:rsidR="00000000" w:rsidRPr="00000000">
        <w:rPr>
          <w:rtl w:val="0"/>
        </w:rPr>
        <w:t xml:space="preserve">│  - Zoom: 20%                    │</w:t>
      </w:r>
    </w:p>
    <w:p w:rsidR="00000000" w:rsidDel="00000000" w:rsidP="00000000" w:rsidRDefault="00000000" w:rsidRPr="00000000" w14:paraId="00000256">
      <w:pPr>
        <w:rPr/>
      </w:pPr>
      <w:r w:rsidDel="00000000" w:rsidR="00000000" w:rsidRPr="00000000">
        <w:rPr>
          <w:rtl w:val="0"/>
        </w:rPr>
        <w:t xml:space="preserve">│  - Horizontal Flip              │</w:t>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t xml:space="preserve">│  Xception Base Model            │</w:t>
      </w:r>
    </w:p>
    <w:p w:rsidR="00000000" w:rsidDel="00000000" w:rsidP="00000000" w:rsidRDefault="00000000" w:rsidRPr="00000000" w14:paraId="0000025B">
      <w:pPr>
        <w:rPr/>
      </w:pPr>
      <w:r w:rsidDel="00000000" w:rsidR="00000000" w:rsidRPr="00000000">
        <w:rPr>
          <w:rtl w:val="0"/>
        </w:rPr>
        <w:t xml:space="preserve">│  (Pre-trained on ImageNet)      │</w:t>
      </w:r>
    </w:p>
    <w:p w:rsidR="00000000" w:rsidDel="00000000" w:rsidP="00000000" w:rsidRDefault="00000000" w:rsidRPr="00000000" w14:paraId="0000025C">
      <w:pPr>
        <w:rPr/>
      </w:pPr>
      <w:r w:rsidDel="00000000" w:rsidR="00000000" w:rsidRPr="00000000">
        <w:rPr>
          <w:rtl w:val="0"/>
        </w:rPr>
        <w:t xml:space="preserve">│  - Entry Flow (14 layers)       │</w:t>
      </w:r>
    </w:p>
    <w:p w:rsidR="00000000" w:rsidDel="00000000" w:rsidP="00000000" w:rsidRDefault="00000000" w:rsidRPr="00000000" w14:paraId="0000025D">
      <w:pPr>
        <w:rPr/>
      </w:pPr>
      <w:r w:rsidDel="00000000" w:rsidR="00000000" w:rsidRPr="00000000">
        <w:rPr>
          <w:rtl w:val="0"/>
        </w:rPr>
        <w:t xml:space="preserve">│  - Middle Flow (8×3 layers)     │</w:t>
      </w:r>
    </w:p>
    <w:p w:rsidR="00000000" w:rsidDel="00000000" w:rsidP="00000000" w:rsidRDefault="00000000" w:rsidRPr="00000000" w14:paraId="0000025E">
      <w:pPr>
        <w:rPr/>
      </w:pPr>
      <w:r w:rsidDel="00000000" w:rsidR="00000000" w:rsidRPr="00000000">
        <w:rPr>
          <w:rtl w:val="0"/>
        </w:rPr>
        <w:t xml:space="preserve">│  - Exit Flow (4 layers)         │</w:t>
      </w:r>
    </w:p>
    <w:p w:rsidR="00000000" w:rsidDel="00000000" w:rsidP="00000000" w:rsidRDefault="00000000" w:rsidRPr="00000000" w14:paraId="0000025F">
      <w:pPr>
        <w:rPr/>
      </w:pPr>
      <w:r w:rsidDel="00000000" w:rsidR="00000000" w:rsidRPr="00000000">
        <w:rPr>
          <w:rtl w:val="0"/>
        </w:rPr>
        <w:t xml:space="preserve">│  - Depthwise Separable Conv     │</w:t>
      </w:r>
    </w:p>
    <w:p w:rsidR="00000000" w:rsidDel="00000000" w:rsidP="00000000" w:rsidRDefault="00000000" w:rsidRPr="00000000" w14:paraId="00000260">
      <w:pPr>
        <w:rPr/>
      </w:pPr>
      <w:r w:rsidDel="00000000" w:rsidR="00000000" w:rsidRPr="00000000">
        <w:rPr>
          <w:rtl w:val="0"/>
        </w:rPr>
        <w:t xml:space="preserve">│  - Total: 126 layers            │</w:t>
      </w:r>
    </w:p>
    <w:p w:rsidR="00000000" w:rsidDel="00000000" w:rsidP="00000000" w:rsidRDefault="00000000" w:rsidRPr="00000000" w14:paraId="00000261">
      <w:pPr>
        <w:rPr/>
      </w:pPr>
      <w:r w:rsidDel="00000000" w:rsidR="00000000" w:rsidRPr="00000000">
        <w:rPr>
          <w:rtl w:val="0"/>
        </w:rPr>
        <w:t xml:space="preserve">│  - Parameters: ~22.9M           │</w:t>
      </w:r>
    </w:p>
    <w:p w:rsidR="00000000" w:rsidDel="00000000" w:rsidP="00000000" w:rsidRDefault="00000000" w:rsidRPr="00000000" w14:paraId="00000262">
      <w:pPr>
        <w:rPr/>
      </w:pPr>
      <w:r w:rsidDel="00000000" w:rsidR="00000000" w:rsidRPr="00000000">
        <w:rPr>
          <w:rtl w:val="0"/>
        </w:rPr>
        <w:t xml:space="preserve">│  - Status: Frozen initially     │</w:t>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    ↓ Output: (7×7×2048)</w:t>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t xml:space="preserve">│  Global Average Pooling         │</w:t>
      </w:r>
    </w:p>
    <w:p w:rsidR="00000000" w:rsidDel="00000000" w:rsidP="00000000" w:rsidRDefault="00000000" w:rsidRPr="00000000" w14:paraId="00000267">
      <w:pPr>
        <w:rPr/>
      </w:pPr>
      <w:r w:rsidDel="00000000" w:rsidR="00000000" w:rsidRPr="00000000">
        <w:rPr>
          <w:rtl w:val="0"/>
        </w:rPr>
        <w:t xml:space="preserve">│  - Output: 2048 features        │</w:t>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t xml:space="preserve">│  Dense Layer 1                  │</w:t>
      </w:r>
    </w:p>
    <w:p w:rsidR="00000000" w:rsidDel="00000000" w:rsidP="00000000" w:rsidRDefault="00000000" w:rsidRPr="00000000" w14:paraId="0000026C">
      <w:pPr>
        <w:rPr/>
      </w:pPr>
      <w:r w:rsidDel="00000000" w:rsidR="00000000" w:rsidRPr="00000000">
        <w:rPr>
          <w:rtl w:val="0"/>
        </w:rPr>
        <w:t xml:space="preserve">│  - Units: 512                   │</w:t>
      </w:r>
    </w:p>
    <w:p w:rsidR="00000000" w:rsidDel="00000000" w:rsidP="00000000" w:rsidRDefault="00000000" w:rsidRPr="00000000" w14:paraId="0000026D">
      <w:pPr>
        <w:rPr/>
      </w:pPr>
      <w:r w:rsidDel="00000000" w:rsidR="00000000" w:rsidRPr="00000000">
        <w:rPr>
          <w:rtl w:val="0"/>
        </w:rPr>
        <w:t xml:space="preserve">│  - Activation: ReLU             │</w:t>
      </w:r>
    </w:p>
    <w:p w:rsidR="00000000" w:rsidDel="00000000" w:rsidP="00000000" w:rsidRDefault="00000000" w:rsidRPr="00000000" w14:paraId="0000026E">
      <w:pPr>
        <w:rPr/>
      </w:pPr>
      <w:r w:rsidDel="00000000" w:rsidR="00000000" w:rsidRPr="00000000">
        <w:rPr>
          <w:rtl w:val="0"/>
        </w:rPr>
        <w:t xml:space="preserve">│  - Batch Normalization          │</w:t>
      </w:r>
    </w:p>
    <w:p w:rsidR="00000000" w:rsidDel="00000000" w:rsidP="00000000" w:rsidRDefault="00000000" w:rsidRPr="00000000" w14:paraId="0000026F">
      <w:pPr>
        <w:rPr/>
      </w:pPr>
      <w:r w:rsidDel="00000000" w:rsidR="00000000" w:rsidRPr="00000000">
        <w:rPr>
          <w:rtl w:val="0"/>
        </w:rPr>
        <w:t xml:space="preserve">│  - Dropout: 0.5                 │</w:t>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t xml:space="preserve">│  Dense Layer 2                  │</w:t>
      </w:r>
    </w:p>
    <w:p w:rsidR="00000000" w:rsidDel="00000000" w:rsidP="00000000" w:rsidRDefault="00000000" w:rsidRPr="00000000" w14:paraId="00000274">
      <w:pPr>
        <w:rPr/>
      </w:pPr>
      <w:r w:rsidDel="00000000" w:rsidR="00000000" w:rsidRPr="00000000">
        <w:rPr>
          <w:rtl w:val="0"/>
        </w:rPr>
        <w:t xml:space="preserve">│  - Units: 256                   │</w:t>
      </w:r>
    </w:p>
    <w:p w:rsidR="00000000" w:rsidDel="00000000" w:rsidP="00000000" w:rsidRDefault="00000000" w:rsidRPr="00000000" w14:paraId="00000275">
      <w:pPr>
        <w:rPr/>
      </w:pPr>
      <w:r w:rsidDel="00000000" w:rsidR="00000000" w:rsidRPr="00000000">
        <w:rPr>
          <w:rtl w:val="0"/>
        </w:rPr>
        <w:t xml:space="preserve">│  - Activation: ReLU             │</w:t>
      </w:r>
    </w:p>
    <w:p w:rsidR="00000000" w:rsidDel="00000000" w:rsidP="00000000" w:rsidRDefault="00000000" w:rsidRPr="00000000" w14:paraId="00000276">
      <w:pPr>
        <w:rPr/>
      </w:pPr>
      <w:r w:rsidDel="00000000" w:rsidR="00000000" w:rsidRPr="00000000">
        <w:rPr>
          <w:rtl w:val="0"/>
        </w:rPr>
        <w:t xml:space="preserve">│  - Batch Normalization          │</w:t>
      </w:r>
    </w:p>
    <w:p w:rsidR="00000000" w:rsidDel="00000000" w:rsidP="00000000" w:rsidRDefault="00000000" w:rsidRPr="00000000" w14:paraId="00000277">
      <w:pPr>
        <w:rPr/>
      </w:pPr>
      <w:r w:rsidDel="00000000" w:rsidR="00000000" w:rsidRPr="00000000">
        <w:rPr>
          <w:rtl w:val="0"/>
        </w:rPr>
        <w:t xml:space="preserve">│  - Dropout: 0.5                 │</w:t>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t xml:space="preserve">│  Output Layer                   │</w:t>
      </w:r>
    </w:p>
    <w:p w:rsidR="00000000" w:rsidDel="00000000" w:rsidP="00000000" w:rsidRDefault="00000000" w:rsidRPr="00000000" w14:paraId="0000027C">
      <w:pPr>
        <w:rPr/>
      </w:pPr>
      <w:r w:rsidDel="00000000" w:rsidR="00000000" w:rsidRPr="00000000">
        <w:rPr>
          <w:rtl w:val="0"/>
        </w:rPr>
        <w:t xml:space="preserve">│  - Units: 12                    │</w:t>
      </w:r>
    </w:p>
    <w:p w:rsidR="00000000" w:rsidDel="00000000" w:rsidP="00000000" w:rsidRDefault="00000000" w:rsidRPr="00000000" w14:paraId="0000027D">
      <w:pPr>
        <w:rPr/>
      </w:pPr>
      <w:r w:rsidDel="00000000" w:rsidR="00000000" w:rsidRPr="00000000">
        <w:rPr>
          <w:rtl w:val="0"/>
        </w:rPr>
        <w:t xml:space="preserve">│  - Activation: Softmax          │</w:t>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0">
      <w:pPr>
        <w:rPr/>
      </w:pPr>
      <w:r w:rsidDel="00000000" w:rsidR="00000000" w:rsidRPr="00000000">
        <w:rPr>
          <w:rtl w:val="0"/>
        </w:rPr>
        <w:t xml:space="preserve">OUTPUT: Class Probabilities (12)</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Detailed Architecture:</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A. Data Augmentation (Applied during training only):</w:t>
      </w:r>
    </w:p>
    <w:p w:rsidR="00000000" w:rsidDel="00000000" w:rsidP="00000000" w:rsidRDefault="00000000" w:rsidRPr="00000000" w14:paraId="00000284">
      <w:pPr>
        <w:numPr>
          <w:ilvl w:val="0"/>
          <w:numId w:val="22"/>
        </w:numPr>
        <w:spacing w:after="0" w:afterAutospacing="0" w:before="240" w:lineRule="auto"/>
        <w:ind w:left="720" w:hanging="360"/>
      </w:pPr>
      <w:r w:rsidDel="00000000" w:rsidR="00000000" w:rsidRPr="00000000">
        <w:rPr>
          <w:rtl w:val="0"/>
        </w:rPr>
        <w:t xml:space="preserve">Rotation Range: ±20 degrees</w:t>
      </w:r>
    </w:p>
    <w:p w:rsidR="00000000" w:rsidDel="00000000" w:rsidP="00000000" w:rsidRDefault="00000000" w:rsidRPr="00000000" w14:paraId="00000285">
      <w:pPr>
        <w:numPr>
          <w:ilvl w:val="0"/>
          <w:numId w:val="22"/>
        </w:numPr>
        <w:spacing w:after="0" w:afterAutospacing="0" w:before="0" w:beforeAutospacing="0" w:lineRule="auto"/>
        <w:ind w:left="720" w:hanging="360"/>
      </w:pPr>
      <w:r w:rsidDel="00000000" w:rsidR="00000000" w:rsidRPr="00000000">
        <w:rPr>
          <w:rtl w:val="0"/>
        </w:rPr>
        <w:t xml:space="preserve">Width/Height Shift: 20% random translation</w:t>
      </w:r>
    </w:p>
    <w:p w:rsidR="00000000" w:rsidDel="00000000" w:rsidP="00000000" w:rsidRDefault="00000000" w:rsidRPr="00000000" w14:paraId="00000286">
      <w:pPr>
        <w:numPr>
          <w:ilvl w:val="0"/>
          <w:numId w:val="22"/>
        </w:numPr>
        <w:spacing w:after="0" w:afterAutospacing="0" w:before="0" w:beforeAutospacing="0" w:lineRule="auto"/>
        <w:ind w:left="720" w:hanging="360"/>
      </w:pPr>
      <w:r w:rsidDel="00000000" w:rsidR="00000000" w:rsidRPr="00000000">
        <w:rPr>
          <w:rtl w:val="0"/>
        </w:rPr>
        <w:t xml:space="preserve">Shear Transformation: 20% intensity</w:t>
      </w:r>
    </w:p>
    <w:p w:rsidR="00000000" w:rsidDel="00000000" w:rsidP="00000000" w:rsidRDefault="00000000" w:rsidRPr="00000000" w14:paraId="00000287">
      <w:pPr>
        <w:numPr>
          <w:ilvl w:val="0"/>
          <w:numId w:val="22"/>
        </w:numPr>
        <w:spacing w:after="0" w:afterAutospacing="0" w:before="0" w:beforeAutospacing="0" w:lineRule="auto"/>
        <w:ind w:left="720" w:hanging="360"/>
      </w:pPr>
      <w:r w:rsidDel="00000000" w:rsidR="00000000" w:rsidRPr="00000000">
        <w:rPr>
          <w:rtl w:val="0"/>
        </w:rPr>
        <w:t xml:space="preserve">Zoom Range: 20% in/out</w:t>
      </w:r>
    </w:p>
    <w:p w:rsidR="00000000" w:rsidDel="00000000" w:rsidP="00000000" w:rsidRDefault="00000000" w:rsidRPr="00000000" w14:paraId="00000288">
      <w:pPr>
        <w:numPr>
          <w:ilvl w:val="0"/>
          <w:numId w:val="22"/>
        </w:numPr>
        <w:spacing w:after="0" w:afterAutospacing="0" w:before="0" w:beforeAutospacing="0" w:lineRule="auto"/>
        <w:ind w:left="720" w:hanging="360"/>
      </w:pPr>
      <w:r w:rsidDel="00000000" w:rsidR="00000000" w:rsidRPr="00000000">
        <w:rPr>
          <w:rtl w:val="0"/>
        </w:rPr>
        <w:t xml:space="preserve">Horizontal Flip: Random 50% probability</w:t>
      </w:r>
    </w:p>
    <w:p w:rsidR="00000000" w:rsidDel="00000000" w:rsidP="00000000" w:rsidRDefault="00000000" w:rsidRPr="00000000" w14:paraId="00000289">
      <w:pPr>
        <w:numPr>
          <w:ilvl w:val="0"/>
          <w:numId w:val="22"/>
        </w:numPr>
        <w:spacing w:after="240" w:before="0" w:beforeAutospacing="0" w:lineRule="auto"/>
        <w:ind w:left="720" w:hanging="360"/>
      </w:pPr>
      <w:r w:rsidDel="00000000" w:rsidR="00000000" w:rsidRPr="00000000">
        <w:rPr>
          <w:rtl w:val="0"/>
        </w:rPr>
        <w:t xml:space="preserve">Fill Mode: Nearest pixel replication</w:t>
      </w:r>
    </w:p>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B. Xception Base (Pre-trained on ImageNet):</w:t>
      </w:r>
    </w:p>
    <w:p w:rsidR="00000000" w:rsidDel="00000000" w:rsidP="00000000" w:rsidRDefault="00000000" w:rsidRPr="00000000" w14:paraId="0000028B">
      <w:pPr>
        <w:numPr>
          <w:ilvl w:val="0"/>
          <w:numId w:val="112"/>
        </w:numPr>
        <w:spacing w:after="0" w:afterAutospacing="0" w:before="240" w:lineRule="auto"/>
        <w:ind w:left="720" w:hanging="360"/>
      </w:pPr>
      <w:r w:rsidDel="00000000" w:rsidR="00000000" w:rsidRPr="00000000">
        <w:rPr>
          <w:rtl w:val="0"/>
        </w:rPr>
        <w:t xml:space="preserve">Input Shape: (224, 224, 3)</w:t>
      </w:r>
    </w:p>
    <w:p w:rsidR="00000000" w:rsidDel="00000000" w:rsidP="00000000" w:rsidRDefault="00000000" w:rsidRPr="00000000" w14:paraId="0000028C">
      <w:pPr>
        <w:numPr>
          <w:ilvl w:val="0"/>
          <w:numId w:val="112"/>
        </w:numPr>
        <w:spacing w:after="0" w:afterAutospacing="0" w:before="0" w:beforeAutospacing="0" w:lineRule="auto"/>
        <w:ind w:left="720" w:hanging="360"/>
      </w:pPr>
      <w:r w:rsidDel="00000000" w:rsidR="00000000" w:rsidRPr="00000000">
        <w:rPr>
          <w:rtl w:val="0"/>
        </w:rPr>
        <w:t xml:space="preserve">Pre-trained Weights: ImageNet (1000 classes)</w:t>
      </w:r>
    </w:p>
    <w:p w:rsidR="00000000" w:rsidDel="00000000" w:rsidP="00000000" w:rsidRDefault="00000000" w:rsidRPr="00000000" w14:paraId="0000028D">
      <w:pPr>
        <w:numPr>
          <w:ilvl w:val="0"/>
          <w:numId w:val="112"/>
        </w:numPr>
        <w:spacing w:after="0" w:afterAutospacing="0" w:before="0" w:beforeAutospacing="0" w:lineRule="auto"/>
        <w:ind w:left="720" w:hanging="360"/>
      </w:pPr>
      <w:r w:rsidDel="00000000" w:rsidR="00000000" w:rsidRPr="00000000">
        <w:rPr>
          <w:rtl w:val="0"/>
        </w:rPr>
        <w:t xml:space="preserve">Include Top: False (remove original classification head)</w:t>
      </w:r>
    </w:p>
    <w:p w:rsidR="00000000" w:rsidDel="00000000" w:rsidP="00000000" w:rsidRDefault="00000000" w:rsidRPr="00000000" w14:paraId="0000028E">
      <w:pPr>
        <w:numPr>
          <w:ilvl w:val="0"/>
          <w:numId w:val="112"/>
        </w:numPr>
        <w:spacing w:after="0" w:afterAutospacing="0" w:before="0" w:beforeAutospacing="0" w:lineRule="auto"/>
        <w:ind w:left="720" w:hanging="360"/>
      </w:pPr>
      <w:r w:rsidDel="00000000" w:rsidR="00000000" w:rsidRPr="00000000">
        <w:rPr>
          <w:rtl w:val="0"/>
        </w:rPr>
        <w:t xml:space="preserve">Pooling: None (add custom pooling)</w:t>
      </w:r>
    </w:p>
    <w:p w:rsidR="00000000" w:rsidDel="00000000" w:rsidP="00000000" w:rsidRDefault="00000000" w:rsidRPr="00000000" w14:paraId="0000028F">
      <w:pPr>
        <w:numPr>
          <w:ilvl w:val="0"/>
          <w:numId w:val="112"/>
        </w:numPr>
        <w:spacing w:after="240" w:before="0" w:beforeAutospacing="0" w:lineRule="auto"/>
        <w:ind w:left="720" w:hanging="360"/>
      </w:pPr>
      <w:r w:rsidDel="00000000" w:rsidR="00000000" w:rsidRPr="00000000">
        <w:rPr>
          <w:rtl w:val="0"/>
        </w:rPr>
        <w:t xml:space="preserve">Trainable: False initially, then fine-tuned</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C. Custom Classification Head:</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6.3604594320527"/>
        <w:gridCol w:w="2519.178258182068"/>
        <w:gridCol w:w="1129.9255422728393"/>
        <w:gridCol w:w="1310.528395341039"/>
        <w:gridCol w:w="1699.5191557956232"/>
        <w:tblGridChange w:id="0">
          <w:tblGrid>
            <w:gridCol w:w="2366.3604594320527"/>
            <w:gridCol w:w="2519.178258182068"/>
            <w:gridCol w:w="1129.9255422728393"/>
            <w:gridCol w:w="1310.528395341039"/>
            <w:gridCol w:w="1699.519155795623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jc w:val="center"/>
              <w:rPr/>
            </w:pPr>
            <w:r w:rsidDel="00000000" w:rsidR="00000000" w:rsidRPr="00000000">
              <w:rPr>
                <w:b w:val="1"/>
                <w:bCs w:val="1"/>
                <w:rtl w:val="0"/>
              </w:rPr>
              <w:t xml:space="preserve">Layer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jc w:val="center"/>
              <w:rPr/>
            </w:pPr>
            <w:r w:rsidDel="00000000" w:rsidR="00000000" w:rsidRPr="00000000">
              <w:rPr>
                <w:b w:val="1"/>
                <w:bCs w:val="1"/>
                <w:rtl w:val="0"/>
              </w:rPr>
              <w:t xml:space="preserve">Output 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jc w:val="center"/>
              <w:rPr/>
            </w:pPr>
            <w:r w:rsidDel="00000000" w:rsidR="00000000" w:rsidRPr="00000000">
              <w:rPr>
                <w:b w:val="1"/>
                <w:bCs w:val="1"/>
                <w:rtl w:val="0"/>
              </w:rPr>
              <w:t xml:space="preserve">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rPr/>
            </w:pPr>
            <w:r w:rsidDel="00000000" w:rsidR="00000000" w:rsidRPr="00000000">
              <w:rPr>
                <w:rtl w:val="0"/>
              </w:rPr>
              <w:t xml:space="preserve">global_average_pooling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rPr/>
            </w:pPr>
            <w:r w:rsidDel="00000000" w:rsidR="00000000" w:rsidRPr="00000000">
              <w:rPr>
                <w:rtl w:val="0"/>
              </w:rPr>
              <w:t xml:space="preserve">GlobalAveragePooling2D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rPr/>
            </w:pPr>
            <w:r w:rsidDel="00000000" w:rsidR="00000000" w:rsidRPr="00000000">
              <w:rPr>
                <w:rtl w:val="0"/>
              </w:rPr>
              <w:t xml:space="preserve">(2048)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rPr/>
            </w:pPr>
            <w:r w:rsidDel="00000000" w:rsidR="00000000" w:rsidRPr="00000000">
              <w:rPr>
                <w:rtl w:val="0"/>
              </w:rPr>
              <w:t xml:space="preserve">Reduce spatial dimensions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rPr/>
            </w:pPr>
            <w:r w:rsidDel="00000000" w:rsidR="00000000" w:rsidRPr="00000000">
              <w:rPr>
                <w:rtl w:val="0"/>
              </w:rPr>
              <w:t xml:space="preserve">dense_1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rPr/>
            </w:pPr>
            <w:r w:rsidDel="00000000" w:rsidR="00000000" w:rsidRPr="00000000">
              <w:rPr>
                <w:rtl w:val="0"/>
              </w:rPr>
              <w:t xml:space="preserve">Dense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rPr/>
            </w:pPr>
            <w:r w:rsidDel="00000000" w:rsidR="00000000" w:rsidRPr="00000000">
              <w:rPr>
                <w:rtl w:val="0"/>
              </w:rPr>
              <w:t xml:space="preserve">1,049,088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rPr/>
            </w:pPr>
            <w:r w:rsidDel="00000000" w:rsidR="00000000" w:rsidRPr="00000000">
              <w:rPr>
                <w:rtl w:val="0"/>
              </w:rPr>
              <w:t xml:space="preserve">batch_norm_1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rPr/>
            </w:pPr>
            <w:r w:rsidDel="00000000" w:rsidR="00000000" w:rsidRPr="00000000">
              <w:rPr>
                <w:rtl w:val="0"/>
              </w:rPr>
              <w:t xml:space="preserve">BatchNormalization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rPr/>
            </w:pPr>
            <w:r w:rsidDel="00000000" w:rsidR="00000000" w:rsidRPr="00000000">
              <w:rPr>
                <w:rtl w:val="0"/>
              </w:rPr>
              <w:t xml:space="preserve">2,048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rPr/>
            </w:pPr>
            <w:r w:rsidDel="00000000" w:rsidR="00000000" w:rsidRPr="00000000">
              <w:rPr>
                <w:rtl w:val="0"/>
              </w:rPr>
              <w:t xml:space="preserve">Stabilize training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rPr/>
            </w:pPr>
            <w:r w:rsidDel="00000000" w:rsidR="00000000" w:rsidRPr="00000000">
              <w:rPr>
                <w:rtl w:val="0"/>
              </w:rPr>
              <w:t xml:space="preserve">dropout_1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rPr/>
            </w:pPr>
            <w:r w:rsidDel="00000000" w:rsidR="00000000" w:rsidRPr="00000000">
              <w:rPr>
                <w:rtl w:val="0"/>
              </w:rPr>
              <w:t xml:space="preserve">Dropout (0.5)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rPr/>
            </w:pPr>
            <w:r w:rsidDel="00000000" w:rsidR="00000000" w:rsidRPr="00000000">
              <w:rPr>
                <w:rtl w:val="0"/>
              </w:rPr>
              <w:t xml:space="preserve">Prevent overfitting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rPr/>
            </w:pPr>
            <w:r w:rsidDel="00000000" w:rsidR="00000000" w:rsidRPr="00000000">
              <w:rPr>
                <w:rtl w:val="0"/>
              </w:rPr>
              <w:t xml:space="preserve">dense_2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rPr/>
            </w:pPr>
            <w:r w:rsidDel="00000000" w:rsidR="00000000" w:rsidRPr="00000000">
              <w:rPr>
                <w:rtl w:val="0"/>
              </w:rPr>
              <w:t xml:space="preserve">Dense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rPr/>
            </w:pPr>
            <w:r w:rsidDel="00000000" w:rsidR="00000000" w:rsidRPr="00000000">
              <w:rPr>
                <w:rtl w:val="0"/>
              </w:rPr>
              <w:t xml:space="preserve">131,328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rPr/>
            </w:pPr>
            <w:r w:rsidDel="00000000" w:rsidR="00000000" w:rsidRPr="00000000">
              <w:rPr>
                <w:rtl w:val="0"/>
              </w:rPr>
              <w:t xml:space="preserve">batch_norm_2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rPr/>
            </w:pPr>
            <w:r w:rsidDel="00000000" w:rsidR="00000000" w:rsidRPr="00000000">
              <w:rPr>
                <w:rtl w:val="0"/>
              </w:rPr>
              <w:t xml:space="preserve">BatchNormalization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rPr/>
            </w:pPr>
            <w:r w:rsidDel="00000000" w:rsidR="00000000" w:rsidRPr="00000000">
              <w:rPr>
                <w:rtl w:val="0"/>
              </w:rPr>
              <w:t xml:space="preserve">1,024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rPr/>
            </w:pPr>
            <w:r w:rsidDel="00000000" w:rsidR="00000000" w:rsidRPr="00000000">
              <w:rPr>
                <w:rtl w:val="0"/>
              </w:rPr>
              <w:t xml:space="preserve">Stabilize training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rPr/>
            </w:pPr>
            <w:r w:rsidDel="00000000" w:rsidR="00000000" w:rsidRPr="00000000">
              <w:rPr>
                <w:rtl w:val="0"/>
              </w:rPr>
              <w:t xml:space="preserve">dropout_2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rPr/>
            </w:pPr>
            <w:r w:rsidDel="00000000" w:rsidR="00000000" w:rsidRPr="00000000">
              <w:rPr>
                <w:rtl w:val="0"/>
              </w:rPr>
              <w:t xml:space="preserve">Dropout (0.5)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rPr/>
            </w:pPr>
            <w:r w:rsidDel="00000000" w:rsidR="00000000" w:rsidRPr="00000000">
              <w:rPr>
                <w:rtl w:val="0"/>
              </w:rPr>
              <w:t xml:space="preserve">Prevent overfitting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rPr/>
            </w:pPr>
            <w:r w:rsidDel="00000000" w:rsidR="00000000" w:rsidRPr="00000000">
              <w:rPr>
                <w:rtl w:val="0"/>
              </w:rPr>
              <w:t xml:space="preserve">output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rPr/>
            </w:pPr>
            <w:r w:rsidDel="00000000" w:rsidR="00000000" w:rsidRPr="00000000">
              <w:rPr>
                <w:rtl w:val="0"/>
              </w:rPr>
              <w:t xml:space="preserve">Dense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rPr/>
            </w:pPr>
            <w:r w:rsidDel="00000000" w:rsidR="00000000" w:rsidRPr="00000000">
              <w:rPr>
                <w:rtl w:val="0"/>
              </w:rPr>
              <w:t xml:space="preserve">3,084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rPr/>
            </w:pPr>
            <w:r w:rsidDel="00000000" w:rsidR="00000000" w:rsidRPr="00000000">
              <w:rPr>
                <w:rtl w:val="0"/>
              </w:rPr>
              <w:t xml:space="preserve">Softmax activation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rPr/>
            </w:pPr>
            <w:r w:rsidDel="00000000" w:rsidR="00000000" w:rsidRPr="00000000">
              <w:rPr>
                <w:b w:val="1"/>
                <w:bCs w:val="1"/>
                <w:rtl w:val="0"/>
              </w:rPr>
              <w:t xml:space="preserve">Custom Head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rPr/>
            </w:pPr>
            <w:r w:rsidDel="00000000" w:rsidR="00000000" w:rsidRPr="00000000">
              <w:rPr>
                <w:b w:val="1"/>
                <w:bCs w:val="1"/>
                <w:rtl w:val="0"/>
              </w:rPr>
              <w:t xml:space="preserve">1,186,572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rPr/>
            </w:pPr>
            <w:r w:rsidDel="00000000" w:rsidR="00000000" w:rsidRPr="00000000">
              <w:rPr>
                <w:b w:val="1"/>
                <w:bCs w:val="1"/>
                <w:rtl w:val="0"/>
              </w:rPr>
              <w:t xml:space="preserve">Xception 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rPr/>
            </w:pPr>
            <w:r w:rsidDel="00000000" w:rsidR="00000000" w:rsidRPr="00000000">
              <w:rPr>
                <w:b w:val="1"/>
                <w:bCs w:val="1"/>
                <w:rtl w:val="0"/>
              </w:rPr>
              <w:t xml:space="preserve">22,910,480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rPr/>
            </w:pPr>
            <w:r w:rsidDel="00000000" w:rsidR="00000000" w:rsidRPr="00000000">
              <w:rPr>
                <w:rtl w:val="0"/>
              </w:rPr>
              <w:t xml:space="preserve">(frozen initially)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rPr/>
            </w:pPr>
            <w:r w:rsidDel="00000000" w:rsidR="00000000" w:rsidRPr="00000000">
              <w:rPr>
                <w:b w:val="1"/>
                <w:bCs w:val="1"/>
                <w:rtl w:val="0"/>
              </w:rPr>
              <w:t xml:space="preserve">Grand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rPr/>
            </w:pPr>
            <w:r w:rsidDel="00000000" w:rsidR="00000000" w:rsidRPr="00000000">
              <w:rPr>
                <w:b w:val="1"/>
                <w:bCs w:val="1"/>
                <w:rtl w:val="0"/>
              </w:rPr>
              <w:t xml:space="preserve">24,097,052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rPr/>
            </w:pPr>
            <w:r w:rsidDel="00000000" w:rsidR="00000000" w:rsidRPr="00000000">
              <w:rPr>
                <w:rtl w:val="0"/>
              </w:rPr>
              <w:t xml:space="preserve">-</w:t>
            </w:r>
          </w:p>
        </w:tc>
      </w:tr>
    </w:tbl>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Training Strategy:</w:t>
      </w:r>
    </w:p>
    <w:p w:rsidR="00000000" w:rsidDel="00000000" w:rsidP="00000000" w:rsidRDefault="00000000" w:rsidRPr="00000000" w14:paraId="000002CE">
      <w:pPr>
        <w:numPr>
          <w:ilvl w:val="0"/>
          <w:numId w:val="87"/>
        </w:numPr>
        <w:spacing w:after="0" w:afterAutospacing="0" w:before="240" w:lineRule="auto"/>
        <w:ind w:left="720" w:hanging="360"/>
      </w:pPr>
      <w:r w:rsidDel="00000000" w:rsidR="00000000" w:rsidRPr="00000000">
        <w:rPr>
          <w:b w:val="1"/>
          <w:bCs w:val="1"/>
          <w:rtl w:val="0"/>
        </w:rPr>
        <w:t xml:space="preserve">Phase 1</w:t>
      </w:r>
      <w:r w:rsidDel="00000000" w:rsidR="00000000" w:rsidRPr="00000000">
        <w:rPr>
          <w:rtl w:val="0"/>
        </w:rPr>
        <w:t xml:space="preserve">: Train only custom head (Xception frozen) - 20 epochs</w:t>
      </w:r>
    </w:p>
    <w:p w:rsidR="00000000" w:rsidDel="00000000" w:rsidP="00000000" w:rsidRDefault="00000000" w:rsidRPr="00000000" w14:paraId="000002CF">
      <w:pPr>
        <w:numPr>
          <w:ilvl w:val="0"/>
          <w:numId w:val="87"/>
        </w:numPr>
        <w:spacing w:after="240" w:before="0" w:beforeAutospacing="0" w:lineRule="auto"/>
        <w:ind w:left="720" w:hanging="360"/>
      </w:pPr>
      <w:r w:rsidDel="00000000" w:rsidR="00000000" w:rsidRPr="00000000">
        <w:rPr>
          <w:b w:val="1"/>
          <w:bCs w:val="1"/>
          <w:rtl w:val="0"/>
        </w:rPr>
        <w:t xml:space="preserve">Phase 2</w:t>
      </w:r>
      <w:r w:rsidDel="00000000" w:rsidR="00000000" w:rsidRPr="00000000">
        <w:rPr>
          <w:rtl w:val="0"/>
        </w:rPr>
        <w:t xml:space="preserve">: Fine-tune last 30 layers of Xception - 20 epochs with lower learning rate</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4"/>
        <w:keepNext w:val="0"/>
        <w:keepLines w:val="0"/>
        <w:spacing w:after="40" w:before="240" w:lineRule="auto"/>
        <w:rPr>
          <w:b w:val="1"/>
          <w:bCs w:val="1"/>
          <w:color w:val="000000"/>
          <w:sz w:val="22"/>
          <w:szCs w:val="22"/>
        </w:rPr>
      </w:pPr>
      <w:bookmarkStart w:colFirst="0" w:colLast="0" w:name="_5x916zxtrtbn" w:id="15"/>
      <w:bookmarkEnd w:id="15"/>
      <w:commentRangeStart w:id="0"/>
      <w:r w:rsidDel="00000000" w:rsidR="00000000" w:rsidRPr="00000000">
        <w:rPr>
          <w:b w:val="1"/>
          <w:bCs w:val="1"/>
          <w:color w:val="000000"/>
          <w:sz w:val="22"/>
          <w:szCs w:val="22"/>
          <w:rtl w:val="0"/>
        </w:rPr>
        <w:t xml:space="preserve">Model 3: MobileNetV2 with Data Augmentation and Transfer Learning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Architecture Description:</w:t>
      </w:r>
    </w:p>
    <w:p w:rsidR="00000000" w:rsidDel="00000000" w:rsidP="00000000" w:rsidRDefault="00000000" w:rsidRPr="00000000" w14:paraId="000002D3">
      <w:pPr>
        <w:spacing w:after="240" w:before="240" w:lineRule="auto"/>
        <w:rPr/>
      </w:pPr>
      <w:r w:rsidDel="00000000" w:rsidR="00000000" w:rsidRPr="00000000">
        <w:rPr>
          <w:rtl w:val="0"/>
        </w:rPr>
        <w:t xml:space="preserve">MobileNetV2 is an efficient CNN architecture designed for mobile and embedded vision applications. It uses inverted residual blocks with linear bottlenecks and depthwise separable convolutions, achieving excellent accuracy with minimal computational cost.</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Network Architecture:</w:t>
      </w:r>
      <w:ins w:author="An Nguyễn" w:id="0" w:date="2025-10-07T01:36:49Z">
        <w:r w:rsidDel="00000000" w:rsidR="00000000" w:rsidRPr="00000000">
          <w:rPr>
            <w:b w:val="1"/>
            <w:bCs w:val="1"/>
            <w:rtl w:val="0"/>
          </w:rPr>
          <w:t xml:space="preserve"> chỉnh chỗ này</w:t>
        </w:r>
      </w:ins>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INPUT: Image (224×224×3)</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t xml:space="preserve">│  Data Augmentation (Training)   │</w:t>
      </w:r>
    </w:p>
    <w:p w:rsidR="00000000" w:rsidDel="00000000" w:rsidP="00000000" w:rsidRDefault="00000000" w:rsidRPr="00000000" w14:paraId="000002D9">
      <w:pPr>
        <w:rPr/>
      </w:pPr>
      <w:r w:rsidDel="00000000" w:rsidR="00000000" w:rsidRPr="00000000">
        <w:rPr>
          <w:rtl w:val="0"/>
        </w:rPr>
        <w:t xml:space="preserve">│  - Rotation: ±20°               │</w:t>
      </w:r>
    </w:p>
    <w:p w:rsidR="00000000" w:rsidDel="00000000" w:rsidP="00000000" w:rsidRDefault="00000000" w:rsidRPr="00000000" w14:paraId="000002DA">
      <w:pPr>
        <w:rPr/>
      </w:pPr>
      <w:r w:rsidDel="00000000" w:rsidR="00000000" w:rsidRPr="00000000">
        <w:rPr>
          <w:rtl w:val="0"/>
        </w:rPr>
        <w:t xml:space="preserve">│  - Width Shift: 20%             │</w:t>
      </w:r>
    </w:p>
    <w:p w:rsidR="00000000" w:rsidDel="00000000" w:rsidP="00000000" w:rsidRDefault="00000000" w:rsidRPr="00000000" w14:paraId="000002DB">
      <w:pPr>
        <w:rPr/>
      </w:pPr>
      <w:r w:rsidDel="00000000" w:rsidR="00000000" w:rsidRPr="00000000">
        <w:rPr>
          <w:rtl w:val="0"/>
        </w:rPr>
        <w:t xml:space="preserve">│  - Height Shift: 20%            │</w:t>
      </w:r>
    </w:p>
    <w:p w:rsidR="00000000" w:rsidDel="00000000" w:rsidP="00000000" w:rsidRDefault="00000000" w:rsidRPr="00000000" w14:paraId="000002DC">
      <w:pPr>
        <w:rPr/>
      </w:pPr>
      <w:r w:rsidDel="00000000" w:rsidR="00000000" w:rsidRPr="00000000">
        <w:rPr>
          <w:rtl w:val="0"/>
        </w:rPr>
        <w:t xml:space="preserve">│  - Shear: 20%                   │</w:t>
      </w:r>
    </w:p>
    <w:p w:rsidR="00000000" w:rsidDel="00000000" w:rsidP="00000000" w:rsidRDefault="00000000" w:rsidRPr="00000000" w14:paraId="000002DD">
      <w:pPr>
        <w:rPr/>
      </w:pPr>
      <w:r w:rsidDel="00000000" w:rsidR="00000000" w:rsidRPr="00000000">
        <w:rPr>
          <w:rtl w:val="0"/>
        </w:rPr>
        <w:t xml:space="preserve">│  - Zoom: 20%                    │</w:t>
      </w:r>
    </w:p>
    <w:p w:rsidR="00000000" w:rsidDel="00000000" w:rsidP="00000000" w:rsidRDefault="00000000" w:rsidRPr="00000000" w14:paraId="000002DE">
      <w:pPr>
        <w:rPr/>
      </w:pPr>
      <w:r w:rsidDel="00000000" w:rsidR="00000000" w:rsidRPr="00000000">
        <w:rPr>
          <w:rtl w:val="0"/>
        </w:rPr>
        <w:t xml:space="preserve">│  - Horizontal Flip              │</w:t>
      </w:r>
    </w:p>
    <w:p w:rsidR="00000000" w:rsidDel="00000000" w:rsidP="00000000" w:rsidRDefault="00000000" w:rsidRPr="00000000" w14:paraId="000002DF">
      <w:pPr>
        <w:rPr/>
      </w:pPr>
      <w:r w:rsidDel="00000000" w:rsidR="00000000" w:rsidRPr="00000000">
        <w:rPr>
          <w:rtl w:val="0"/>
        </w:rPr>
        <w:t xml:space="preserve">└─────────────────────────────────┘</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1">
      <w:pPr>
        <w:rPr/>
      </w:pP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t xml:space="preserve">│  MobileNetV2 Base Model         │</w:t>
      </w:r>
    </w:p>
    <w:p w:rsidR="00000000" w:rsidDel="00000000" w:rsidP="00000000" w:rsidRDefault="00000000" w:rsidRPr="00000000" w14:paraId="000002E3">
      <w:pPr>
        <w:rPr/>
      </w:pPr>
      <w:r w:rsidDel="00000000" w:rsidR="00000000" w:rsidRPr="00000000">
        <w:rPr>
          <w:rtl w:val="0"/>
        </w:rPr>
        <w:t xml:space="preserve">│  (Pre-trained on ImageNet)      │</w:t>
      </w:r>
    </w:p>
    <w:p w:rsidR="00000000" w:rsidDel="00000000" w:rsidP="00000000" w:rsidRDefault="00000000" w:rsidRPr="00000000" w14:paraId="000002E4">
      <w:pPr>
        <w:rPr/>
      </w:pPr>
      <w:r w:rsidDel="00000000" w:rsidR="00000000" w:rsidRPr="00000000">
        <w:rPr>
          <w:rtl w:val="0"/>
        </w:rPr>
        <w:t xml:space="preserve">│  - Initial Conv Layer           │</w:t>
      </w:r>
    </w:p>
    <w:p w:rsidR="00000000" w:rsidDel="00000000" w:rsidP="00000000" w:rsidRDefault="00000000" w:rsidRPr="00000000" w14:paraId="000002E5">
      <w:pPr>
        <w:rPr/>
      </w:pPr>
      <w:r w:rsidDel="00000000" w:rsidR="00000000" w:rsidRPr="00000000">
        <w:rPr>
          <w:rtl w:val="0"/>
        </w:rPr>
        <w:t xml:space="preserve">│  - 17 Inverted Residual Blocks  │</w:t>
      </w:r>
    </w:p>
    <w:p w:rsidR="00000000" w:rsidDel="00000000" w:rsidP="00000000" w:rsidRDefault="00000000" w:rsidRPr="00000000" w14:paraId="000002E6">
      <w:pPr>
        <w:rPr/>
      </w:pPr>
      <w:r w:rsidDel="00000000" w:rsidR="00000000" w:rsidRPr="00000000">
        <w:rPr>
          <w:rtl w:val="0"/>
        </w:rPr>
        <w:t xml:space="preserve">│  - Depthwise Separable Conv     │</w:t>
      </w:r>
    </w:p>
    <w:p w:rsidR="00000000" w:rsidDel="00000000" w:rsidP="00000000" w:rsidRDefault="00000000" w:rsidRPr="00000000" w14:paraId="000002E7">
      <w:pPr>
        <w:rPr/>
      </w:pPr>
      <w:r w:rsidDel="00000000" w:rsidR="00000000" w:rsidRPr="00000000">
        <w:rPr>
          <w:rtl w:val="0"/>
        </w:rPr>
        <w:t xml:space="preserve">│  - Linear Bottlenecks           │</w:t>
      </w:r>
    </w:p>
    <w:p w:rsidR="00000000" w:rsidDel="00000000" w:rsidP="00000000" w:rsidRDefault="00000000" w:rsidRPr="00000000" w14:paraId="000002E8">
      <w:pPr>
        <w:rPr/>
      </w:pPr>
      <w:r w:rsidDel="00000000" w:rsidR="00000000" w:rsidRPr="00000000">
        <w:rPr>
          <w:rtl w:val="0"/>
        </w:rPr>
        <w:t xml:space="preserve">│  - Total: 155 layers            │</w:t>
      </w:r>
    </w:p>
    <w:p w:rsidR="00000000" w:rsidDel="00000000" w:rsidP="00000000" w:rsidRDefault="00000000" w:rsidRPr="00000000" w14:paraId="000002E9">
      <w:pPr>
        <w:rPr/>
      </w:pPr>
      <w:r w:rsidDel="00000000" w:rsidR="00000000" w:rsidRPr="00000000">
        <w:rPr>
          <w:rtl w:val="0"/>
        </w:rPr>
        <w:t xml:space="preserve">│  - Parameters: ~3.5M            │</w:t>
      </w:r>
    </w:p>
    <w:p w:rsidR="00000000" w:rsidDel="00000000" w:rsidP="00000000" w:rsidRDefault="00000000" w:rsidRPr="00000000" w14:paraId="000002EA">
      <w:pPr>
        <w:rPr/>
      </w:pPr>
      <w:r w:rsidDel="00000000" w:rsidR="00000000" w:rsidRPr="00000000">
        <w:rPr>
          <w:rtl w:val="0"/>
        </w:rPr>
        <w:t xml:space="preserve">│  - Status: Frozen initially     │</w:t>
      </w:r>
    </w:p>
    <w:p w:rsidR="00000000" w:rsidDel="00000000" w:rsidP="00000000" w:rsidRDefault="00000000" w:rsidRPr="00000000" w14:paraId="000002EB">
      <w:pPr>
        <w:rPr/>
      </w:pPr>
      <w:r w:rsidDel="00000000" w:rsidR="00000000" w:rsidRPr="00000000">
        <w:rPr>
          <w:rtl w:val="0"/>
        </w:rPr>
        <w:t xml:space="preserve">└─────────────────────────────────┘</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    ↓ Output: (7×7×1280)</w:t>
      </w:r>
    </w:p>
    <w:p w:rsidR="00000000" w:rsidDel="00000000" w:rsidP="00000000" w:rsidRDefault="00000000" w:rsidRPr="00000000" w14:paraId="000002ED">
      <w:pPr>
        <w:rPr/>
      </w:pP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t xml:space="preserve">│  Global Average Pooling         │</w:t>
      </w:r>
    </w:p>
    <w:p w:rsidR="00000000" w:rsidDel="00000000" w:rsidP="00000000" w:rsidRDefault="00000000" w:rsidRPr="00000000" w14:paraId="000002EF">
      <w:pPr>
        <w:rPr/>
      </w:pPr>
      <w:r w:rsidDel="00000000" w:rsidR="00000000" w:rsidRPr="00000000">
        <w:rPr>
          <w:rtl w:val="0"/>
        </w:rPr>
        <w:t xml:space="preserve">│  - Output: 1280 features        │</w:t>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t xml:space="preserve">│  Dense Layer 1                  │</w:t>
      </w:r>
    </w:p>
    <w:p w:rsidR="00000000" w:rsidDel="00000000" w:rsidP="00000000" w:rsidRDefault="00000000" w:rsidRPr="00000000" w14:paraId="000002F4">
      <w:pPr>
        <w:rPr/>
      </w:pPr>
      <w:r w:rsidDel="00000000" w:rsidR="00000000" w:rsidRPr="00000000">
        <w:rPr>
          <w:rtl w:val="0"/>
        </w:rPr>
        <w:t xml:space="preserve">│  - Units: 512                   │</w:t>
      </w:r>
    </w:p>
    <w:p w:rsidR="00000000" w:rsidDel="00000000" w:rsidP="00000000" w:rsidRDefault="00000000" w:rsidRPr="00000000" w14:paraId="000002F5">
      <w:pPr>
        <w:rPr/>
      </w:pPr>
      <w:r w:rsidDel="00000000" w:rsidR="00000000" w:rsidRPr="00000000">
        <w:rPr>
          <w:rtl w:val="0"/>
        </w:rPr>
        <w:t xml:space="preserve">│  - Activation: ReLU             │</w:t>
      </w:r>
    </w:p>
    <w:p w:rsidR="00000000" w:rsidDel="00000000" w:rsidP="00000000" w:rsidRDefault="00000000" w:rsidRPr="00000000" w14:paraId="000002F6">
      <w:pPr>
        <w:rPr/>
      </w:pPr>
      <w:r w:rsidDel="00000000" w:rsidR="00000000" w:rsidRPr="00000000">
        <w:rPr>
          <w:rtl w:val="0"/>
        </w:rPr>
        <w:t xml:space="preserve">│  - Batch Normalization          │</w:t>
      </w:r>
    </w:p>
    <w:p w:rsidR="00000000" w:rsidDel="00000000" w:rsidP="00000000" w:rsidRDefault="00000000" w:rsidRPr="00000000" w14:paraId="000002F7">
      <w:pPr>
        <w:rPr/>
      </w:pPr>
      <w:r w:rsidDel="00000000" w:rsidR="00000000" w:rsidRPr="00000000">
        <w:rPr>
          <w:rtl w:val="0"/>
        </w:rPr>
        <w:t xml:space="preserve">│  - Dropout: 0.5                 │</w:t>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A">
      <w:pPr>
        <w:rPr/>
      </w:pP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t xml:space="preserve">│  Dense Layer 2                  │</w:t>
      </w:r>
    </w:p>
    <w:p w:rsidR="00000000" w:rsidDel="00000000" w:rsidP="00000000" w:rsidRDefault="00000000" w:rsidRPr="00000000" w14:paraId="000002FC">
      <w:pPr>
        <w:rPr/>
      </w:pPr>
      <w:r w:rsidDel="00000000" w:rsidR="00000000" w:rsidRPr="00000000">
        <w:rPr>
          <w:rtl w:val="0"/>
        </w:rPr>
        <w:t xml:space="preserve">│  - Units: 256                   │</w:t>
      </w:r>
    </w:p>
    <w:p w:rsidR="00000000" w:rsidDel="00000000" w:rsidP="00000000" w:rsidRDefault="00000000" w:rsidRPr="00000000" w14:paraId="000002FD">
      <w:pPr>
        <w:rPr/>
      </w:pPr>
      <w:r w:rsidDel="00000000" w:rsidR="00000000" w:rsidRPr="00000000">
        <w:rPr>
          <w:rtl w:val="0"/>
        </w:rPr>
        <w:t xml:space="preserve">│  - Activation: ReLU             │</w:t>
      </w:r>
    </w:p>
    <w:p w:rsidR="00000000" w:rsidDel="00000000" w:rsidP="00000000" w:rsidRDefault="00000000" w:rsidRPr="00000000" w14:paraId="000002FE">
      <w:pPr>
        <w:rPr/>
      </w:pPr>
      <w:r w:rsidDel="00000000" w:rsidR="00000000" w:rsidRPr="00000000">
        <w:rPr>
          <w:rtl w:val="0"/>
        </w:rPr>
        <w:t xml:space="preserve">│  - Batch Normalization          │</w:t>
      </w:r>
    </w:p>
    <w:p w:rsidR="00000000" w:rsidDel="00000000" w:rsidP="00000000" w:rsidRDefault="00000000" w:rsidRPr="00000000" w14:paraId="000002FF">
      <w:pPr>
        <w:rPr/>
      </w:pPr>
      <w:r w:rsidDel="00000000" w:rsidR="00000000" w:rsidRPr="00000000">
        <w:rPr>
          <w:rtl w:val="0"/>
        </w:rPr>
        <w:t xml:space="preserve">│  - Dropout: 0.5                 │</w:t>
      </w:r>
    </w:p>
    <w:p w:rsidR="00000000" w:rsidDel="00000000" w:rsidP="00000000" w:rsidRDefault="00000000" w:rsidRPr="00000000" w14:paraId="00000300">
      <w:pPr>
        <w:rPr/>
      </w:pP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2">
      <w:pPr>
        <w:rPr/>
      </w:pPr>
      <w:r w:rsidDel="00000000" w:rsidR="00000000" w:rsidRPr="00000000">
        <w:rPr>
          <w:rtl w:val="0"/>
        </w:rPr>
        <w:t xml:space="preserve">┌─────────────────────────────────┐</w:t>
      </w:r>
    </w:p>
    <w:p w:rsidR="00000000" w:rsidDel="00000000" w:rsidP="00000000" w:rsidRDefault="00000000" w:rsidRPr="00000000" w14:paraId="00000303">
      <w:pPr>
        <w:rPr/>
      </w:pPr>
      <w:r w:rsidDel="00000000" w:rsidR="00000000" w:rsidRPr="00000000">
        <w:rPr>
          <w:rtl w:val="0"/>
        </w:rPr>
        <w:t xml:space="preserve">│  Output Layer                   │</w:t>
      </w:r>
    </w:p>
    <w:p w:rsidR="00000000" w:rsidDel="00000000" w:rsidP="00000000" w:rsidRDefault="00000000" w:rsidRPr="00000000" w14:paraId="00000304">
      <w:pPr>
        <w:rPr/>
      </w:pPr>
      <w:r w:rsidDel="00000000" w:rsidR="00000000" w:rsidRPr="00000000">
        <w:rPr>
          <w:rtl w:val="0"/>
        </w:rPr>
        <w:t xml:space="preserve">│  - Units: 12                    │</w:t>
      </w:r>
    </w:p>
    <w:p w:rsidR="00000000" w:rsidDel="00000000" w:rsidP="00000000" w:rsidRDefault="00000000" w:rsidRPr="00000000" w14:paraId="00000305">
      <w:pPr>
        <w:rPr/>
      </w:pPr>
      <w:r w:rsidDel="00000000" w:rsidR="00000000" w:rsidRPr="00000000">
        <w:rPr>
          <w:rtl w:val="0"/>
        </w:rPr>
        <w:t xml:space="preserve">│  - Activation: Softmax          │</w:t>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8">
      <w:pPr>
        <w:rPr/>
      </w:pPr>
      <w:r w:rsidDel="00000000" w:rsidR="00000000" w:rsidRPr="00000000">
        <w:rPr>
          <w:rtl w:val="0"/>
        </w:rPr>
        <w:t xml:space="preserve">OUTPUT: Class Probabilities (12)</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Detailed Architecture:</w:t>
      </w:r>
    </w:p>
    <w:p w:rsidR="00000000" w:rsidDel="00000000" w:rsidP="00000000" w:rsidRDefault="00000000" w:rsidRPr="00000000" w14:paraId="0000030B">
      <w:pPr>
        <w:spacing w:after="240" w:before="240" w:lineRule="auto"/>
        <w:rPr>
          <w:b w:val="1"/>
          <w:bCs w:val="1"/>
        </w:rPr>
      </w:pPr>
      <w:r w:rsidDel="00000000" w:rsidR="00000000" w:rsidRPr="00000000">
        <w:rPr>
          <w:b w:val="1"/>
          <w:bCs w:val="1"/>
          <w:rtl w:val="0"/>
        </w:rPr>
        <w:t xml:space="preserve">A. Data Augmentation (Same as Xception):</w:t>
      </w:r>
    </w:p>
    <w:p w:rsidR="00000000" w:rsidDel="00000000" w:rsidP="00000000" w:rsidRDefault="00000000" w:rsidRPr="00000000" w14:paraId="0000030C">
      <w:pPr>
        <w:numPr>
          <w:ilvl w:val="0"/>
          <w:numId w:val="55"/>
        </w:numPr>
        <w:spacing w:after="0" w:afterAutospacing="0" w:before="240" w:lineRule="auto"/>
        <w:ind w:left="720" w:hanging="360"/>
      </w:pPr>
      <w:r w:rsidDel="00000000" w:rsidR="00000000" w:rsidRPr="00000000">
        <w:rPr>
          <w:rtl w:val="0"/>
        </w:rPr>
        <w:t xml:space="preserve">Rotation, shifting, shearing, zooming, flipping</w:t>
      </w:r>
    </w:p>
    <w:p w:rsidR="00000000" w:rsidDel="00000000" w:rsidP="00000000" w:rsidRDefault="00000000" w:rsidRPr="00000000" w14:paraId="0000030D">
      <w:pPr>
        <w:numPr>
          <w:ilvl w:val="0"/>
          <w:numId w:val="55"/>
        </w:numPr>
        <w:spacing w:after="240" w:before="0" w:beforeAutospacing="0" w:lineRule="auto"/>
        <w:ind w:left="720" w:hanging="360"/>
      </w:pPr>
      <w:r w:rsidDel="00000000" w:rsidR="00000000" w:rsidRPr="00000000">
        <w:rPr>
          <w:rtl w:val="0"/>
        </w:rPr>
        <w:t xml:space="preserve">Applied only during training for data diversity</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B. MobileNetV2 Base (Pre-trained on ImageNet):</w:t>
      </w:r>
    </w:p>
    <w:p w:rsidR="00000000" w:rsidDel="00000000" w:rsidP="00000000" w:rsidRDefault="00000000" w:rsidRPr="00000000" w14:paraId="0000030F">
      <w:pPr>
        <w:numPr>
          <w:ilvl w:val="0"/>
          <w:numId w:val="7"/>
        </w:numPr>
        <w:spacing w:after="0" w:afterAutospacing="0" w:before="240" w:lineRule="auto"/>
        <w:ind w:left="720" w:hanging="360"/>
      </w:pPr>
      <w:r w:rsidDel="00000000" w:rsidR="00000000" w:rsidRPr="00000000">
        <w:rPr>
          <w:rtl w:val="0"/>
        </w:rPr>
        <w:t xml:space="preserve">Input Shape: (224, 224, 3)</w:t>
      </w:r>
    </w:p>
    <w:p w:rsidR="00000000" w:rsidDel="00000000" w:rsidP="00000000" w:rsidRDefault="00000000" w:rsidRPr="00000000" w14:paraId="00000310">
      <w:pPr>
        <w:numPr>
          <w:ilvl w:val="0"/>
          <w:numId w:val="7"/>
        </w:numPr>
        <w:spacing w:after="0" w:afterAutospacing="0" w:before="0" w:beforeAutospacing="0" w:lineRule="auto"/>
        <w:ind w:left="720" w:hanging="360"/>
      </w:pPr>
      <w:r w:rsidDel="00000000" w:rsidR="00000000" w:rsidRPr="00000000">
        <w:rPr>
          <w:rtl w:val="0"/>
        </w:rPr>
        <w:t xml:space="preserve">Pre-trained Weights: ImageNet (1000 classes)</w:t>
      </w:r>
    </w:p>
    <w:p w:rsidR="00000000" w:rsidDel="00000000" w:rsidP="00000000" w:rsidRDefault="00000000" w:rsidRPr="00000000" w14:paraId="00000311">
      <w:pPr>
        <w:numPr>
          <w:ilvl w:val="0"/>
          <w:numId w:val="7"/>
        </w:numPr>
        <w:spacing w:after="0" w:afterAutospacing="0" w:before="0" w:beforeAutospacing="0" w:lineRule="auto"/>
        <w:ind w:left="720" w:hanging="360"/>
      </w:pPr>
      <w:r w:rsidDel="00000000" w:rsidR="00000000" w:rsidRPr="00000000">
        <w:rPr>
          <w:rtl w:val="0"/>
        </w:rPr>
        <w:t xml:space="preserve">Architecture: Inverted residual structure with linear bottlenecks</w:t>
      </w:r>
    </w:p>
    <w:p w:rsidR="00000000" w:rsidDel="00000000" w:rsidP="00000000" w:rsidRDefault="00000000" w:rsidRPr="00000000" w14:paraId="00000312">
      <w:pPr>
        <w:numPr>
          <w:ilvl w:val="0"/>
          <w:numId w:val="7"/>
        </w:numPr>
        <w:spacing w:after="0" w:afterAutospacing="0" w:before="0" w:beforeAutospacing="0" w:lineRule="auto"/>
        <w:ind w:left="720" w:hanging="360"/>
      </w:pPr>
      <w:r w:rsidDel="00000000" w:rsidR="00000000" w:rsidRPr="00000000">
        <w:rPr>
          <w:rtl w:val="0"/>
        </w:rPr>
        <w:t xml:space="preserve">Include Top: False</w:t>
      </w:r>
    </w:p>
    <w:p w:rsidR="00000000" w:rsidDel="00000000" w:rsidP="00000000" w:rsidRDefault="00000000" w:rsidRPr="00000000" w14:paraId="00000313">
      <w:pPr>
        <w:numPr>
          <w:ilvl w:val="0"/>
          <w:numId w:val="7"/>
        </w:numPr>
        <w:spacing w:after="0" w:afterAutospacing="0" w:before="0" w:beforeAutospacing="0" w:lineRule="auto"/>
        <w:ind w:left="720" w:hanging="360"/>
      </w:pPr>
      <w:r w:rsidDel="00000000" w:rsidR="00000000" w:rsidRPr="00000000">
        <w:rPr>
          <w:rtl w:val="0"/>
        </w:rPr>
        <w:t xml:space="preserve">Pooling: None</w:t>
      </w:r>
    </w:p>
    <w:p w:rsidR="00000000" w:rsidDel="00000000" w:rsidP="00000000" w:rsidRDefault="00000000" w:rsidRPr="00000000" w14:paraId="00000314">
      <w:pPr>
        <w:numPr>
          <w:ilvl w:val="0"/>
          <w:numId w:val="7"/>
        </w:numPr>
        <w:spacing w:after="0" w:afterAutospacing="0" w:before="0" w:beforeAutospacing="0" w:lineRule="auto"/>
        <w:ind w:left="720" w:hanging="360"/>
      </w:pPr>
      <w:r w:rsidDel="00000000" w:rsidR="00000000" w:rsidRPr="00000000">
        <w:rPr>
          <w:rtl w:val="0"/>
        </w:rPr>
        <w:t xml:space="preserve">Alpha: 1.0 (width multiplier)</w:t>
      </w:r>
    </w:p>
    <w:p w:rsidR="00000000" w:rsidDel="00000000" w:rsidP="00000000" w:rsidRDefault="00000000" w:rsidRPr="00000000" w14:paraId="00000315">
      <w:pPr>
        <w:numPr>
          <w:ilvl w:val="0"/>
          <w:numId w:val="7"/>
        </w:numPr>
        <w:spacing w:after="240" w:before="0" w:beforeAutospacing="0" w:lineRule="auto"/>
        <w:ind w:left="720" w:hanging="360"/>
      </w:pPr>
      <w:r w:rsidDel="00000000" w:rsidR="00000000" w:rsidRPr="00000000">
        <w:rPr>
          <w:rtl w:val="0"/>
        </w:rPr>
        <w:t xml:space="preserve">Trainable: False initially, then fine-tuned</w:t>
      </w:r>
    </w:p>
    <w:p w:rsidR="00000000" w:rsidDel="00000000" w:rsidP="00000000" w:rsidRDefault="00000000" w:rsidRPr="00000000" w14:paraId="00000316">
      <w:pPr>
        <w:spacing w:after="240" w:before="240" w:lineRule="auto"/>
        <w:rPr>
          <w:b w:val="1"/>
          <w:bCs w:val="1"/>
        </w:rPr>
      </w:pPr>
      <w:commentRangeStart w:id="1"/>
      <w:r w:rsidDel="00000000" w:rsidR="00000000" w:rsidRPr="00000000">
        <w:rPr>
          <w:b w:val="1"/>
          <w:bCs w:val="1"/>
          <w:rtl w:val="0"/>
        </w:rPr>
        <w:t xml:space="preserve">C. Custom Classification Head:</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6.3604594320527"/>
        <w:gridCol w:w="2519.178258182068"/>
        <w:gridCol w:w="1157.710596591024"/>
        <w:gridCol w:w="1310.528395341039"/>
        <w:gridCol w:w="1671.7341014774386"/>
        <w:tblGridChange w:id="0">
          <w:tblGrid>
            <w:gridCol w:w="2366.3604594320527"/>
            <w:gridCol w:w="2519.178258182068"/>
            <w:gridCol w:w="1157.710596591024"/>
            <w:gridCol w:w="1310.528395341039"/>
            <w:gridCol w:w="1671.734101477438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jc w:val="center"/>
              <w:rPr/>
            </w:pPr>
            <w:r w:rsidDel="00000000" w:rsidR="00000000" w:rsidRPr="00000000">
              <w:rPr>
                <w:b w:val="1"/>
                <w:bCs w:val="1"/>
                <w:rtl w:val="0"/>
              </w:rPr>
              <w:t xml:space="preserve">Layer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jc w:val="center"/>
              <w:rPr/>
            </w:pPr>
            <w:r w:rsidDel="00000000" w:rsidR="00000000" w:rsidRPr="00000000">
              <w:rPr>
                <w:b w:val="1"/>
                <w:bCs w:val="1"/>
                <w:rtl w:val="0"/>
              </w:rPr>
              <w:t xml:space="preserve">Output 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jc w:val="center"/>
              <w:rPr/>
            </w:pPr>
            <w:r w:rsidDel="00000000" w:rsidR="00000000" w:rsidRPr="00000000">
              <w:rPr>
                <w:b w:val="1"/>
                <w:bCs w:val="1"/>
                <w:rtl w:val="0"/>
              </w:rPr>
              <w:t xml:space="preserve">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rPr/>
            </w:pPr>
            <w:r w:rsidDel="00000000" w:rsidR="00000000" w:rsidRPr="00000000">
              <w:rPr>
                <w:rtl w:val="0"/>
              </w:rPr>
              <w:t xml:space="preserve">global_average_pooling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rPr/>
            </w:pPr>
            <w:r w:rsidDel="00000000" w:rsidR="00000000" w:rsidRPr="00000000">
              <w:rPr>
                <w:rtl w:val="0"/>
              </w:rPr>
              <w:t xml:space="preserve">GlobalAveragePooling2D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rPr/>
            </w:pPr>
            <w:r w:rsidDel="00000000" w:rsidR="00000000" w:rsidRPr="00000000">
              <w:rPr>
                <w:rtl w:val="0"/>
              </w:rPr>
              <w:t xml:space="preserve">(1280)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rPr/>
            </w:pPr>
            <w:r w:rsidDel="00000000" w:rsidR="00000000" w:rsidRPr="00000000">
              <w:rPr>
                <w:rtl w:val="0"/>
              </w:rPr>
              <w:t xml:space="preserve">Spatial reduction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rPr/>
            </w:pPr>
            <w:r w:rsidDel="00000000" w:rsidR="00000000" w:rsidRPr="00000000">
              <w:rPr>
                <w:rtl w:val="0"/>
              </w:rPr>
              <w:t xml:space="preserve">dense_1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pPr>
            <w:r w:rsidDel="00000000" w:rsidR="00000000" w:rsidRPr="00000000">
              <w:rPr>
                <w:rtl w:val="0"/>
              </w:rPr>
              <w:t xml:space="preserve">Dense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pPr>
            <w:r w:rsidDel="00000000" w:rsidR="00000000" w:rsidRPr="00000000">
              <w:rPr>
                <w:rtl w:val="0"/>
              </w:rPr>
              <w:t xml:space="preserve">655,872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rtl w:val="0"/>
              </w:rPr>
              <w:t xml:space="preserve">batch_norm_1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rtl w:val="0"/>
              </w:rPr>
              <w:t xml:space="preserve">BatchNormalization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rtl w:val="0"/>
              </w:rPr>
              <w:t xml:space="preserve">2,048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pPr>
            <w:r w:rsidDel="00000000" w:rsidR="00000000" w:rsidRPr="00000000">
              <w:rPr>
                <w:rtl w:val="0"/>
              </w:rPr>
              <w:t xml:space="preserve">Stabilize training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rtl w:val="0"/>
              </w:rPr>
              <w:t xml:space="preserve">dropout_1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rtl w:val="0"/>
              </w:rPr>
              <w:t xml:space="preserve">Dropout (0.5)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rPr/>
            </w:pPr>
            <w:r w:rsidDel="00000000" w:rsidR="00000000" w:rsidRPr="00000000">
              <w:rPr>
                <w:rtl w:val="0"/>
              </w:rPr>
              <w:t xml:space="preserve">Regularization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rPr/>
            </w:pPr>
            <w:r w:rsidDel="00000000" w:rsidR="00000000" w:rsidRPr="00000000">
              <w:rPr>
                <w:rtl w:val="0"/>
              </w:rPr>
              <w:t xml:space="preserve">dense_2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rPr/>
            </w:pPr>
            <w:r w:rsidDel="00000000" w:rsidR="00000000" w:rsidRPr="00000000">
              <w:rPr>
                <w:rtl w:val="0"/>
              </w:rPr>
              <w:t xml:space="preserve">Dense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rPr/>
            </w:pPr>
            <w:r w:rsidDel="00000000" w:rsidR="00000000" w:rsidRPr="00000000">
              <w:rPr>
                <w:rtl w:val="0"/>
              </w:rPr>
              <w:t xml:space="preserve">131,328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rPr/>
            </w:pPr>
            <w:r w:rsidDel="00000000" w:rsidR="00000000" w:rsidRPr="00000000">
              <w:rPr>
                <w:rtl w:val="0"/>
              </w:rPr>
              <w:t xml:space="preserve">batch_norm_2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rPr/>
            </w:pPr>
            <w:r w:rsidDel="00000000" w:rsidR="00000000" w:rsidRPr="00000000">
              <w:rPr>
                <w:rtl w:val="0"/>
              </w:rPr>
              <w:t xml:space="preserve">BatchNormalization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rPr/>
            </w:pPr>
            <w:r w:rsidDel="00000000" w:rsidR="00000000" w:rsidRPr="00000000">
              <w:rPr>
                <w:rtl w:val="0"/>
              </w:rPr>
              <w:t xml:space="preserve">1,024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rPr/>
            </w:pPr>
            <w:r w:rsidDel="00000000" w:rsidR="00000000" w:rsidRPr="00000000">
              <w:rPr>
                <w:rtl w:val="0"/>
              </w:rPr>
              <w:t xml:space="preserve">Stabilize training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rPr/>
            </w:pPr>
            <w:r w:rsidDel="00000000" w:rsidR="00000000" w:rsidRPr="00000000">
              <w:rPr>
                <w:rtl w:val="0"/>
              </w:rPr>
              <w:t xml:space="preserve">dropout_2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rPr/>
            </w:pPr>
            <w:r w:rsidDel="00000000" w:rsidR="00000000" w:rsidRPr="00000000">
              <w:rPr>
                <w:rtl w:val="0"/>
              </w:rPr>
              <w:t xml:space="preserve">Dropout (0.5)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rPr/>
            </w:pPr>
            <w:r w:rsidDel="00000000" w:rsidR="00000000" w:rsidRPr="00000000">
              <w:rPr>
                <w:rtl w:val="0"/>
              </w:rPr>
              <w:t xml:space="preserve">Regularization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rPr/>
            </w:pPr>
            <w:r w:rsidDel="00000000" w:rsidR="00000000" w:rsidRPr="00000000">
              <w:rPr>
                <w:rtl w:val="0"/>
              </w:rPr>
              <w:t xml:space="preserve">output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rPr/>
            </w:pPr>
            <w:r w:rsidDel="00000000" w:rsidR="00000000" w:rsidRPr="00000000">
              <w:rPr>
                <w:rtl w:val="0"/>
              </w:rPr>
              <w:t xml:space="preserve">Dense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rPr/>
            </w:pPr>
            <w:r w:rsidDel="00000000" w:rsidR="00000000" w:rsidRPr="00000000">
              <w:rPr>
                <w:rtl w:val="0"/>
              </w:rPr>
              <w:t xml:space="preserve">3,084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rPr/>
            </w:pPr>
            <w:r w:rsidDel="00000000" w:rsidR="00000000" w:rsidRPr="00000000">
              <w:rPr>
                <w:rtl w:val="0"/>
              </w:rPr>
              <w:t xml:space="preserve">Softmax activation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rPr/>
            </w:pPr>
            <w:r w:rsidDel="00000000" w:rsidR="00000000" w:rsidRPr="00000000">
              <w:rPr>
                <w:b w:val="1"/>
                <w:bCs w:val="1"/>
                <w:rtl w:val="0"/>
              </w:rPr>
              <w:t xml:space="preserve">Custom Head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rPr/>
            </w:pPr>
            <w:r w:rsidDel="00000000" w:rsidR="00000000" w:rsidRPr="00000000">
              <w:rPr>
                <w:b w:val="1"/>
                <w:bCs w:val="1"/>
                <w:rtl w:val="0"/>
              </w:rPr>
              <w:t xml:space="preserve">793,356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rPr/>
            </w:pPr>
            <w:r w:rsidDel="00000000" w:rsidR="00000000" w:rsidRPr="00000000">
              <w:rPr>
                <w:b w:val="1"/>
                <w:bCs w:val="1"/>
                <w:rtl w:val="0"/>
              </w:rPr>
              <w:t xml:space="preserve">MobileNetV2 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rPr/>
            </w:pPr>
            <w:r w:rsidDel="00000000" w:rsidR="00000000" w:rsidRPr="00000000">
              <w:rPr>
                <w:b w:val="1"/>
                <w:bCs w:val="1"/>
                <w:rtl w:val="0"/>
              </w:rPr>
              <w:t xml:space="preserve">3,538,984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rPr/>
            </w:pPr>
            <w:r w:rsidDel="00000000" w:rsidR="00000000" w:rsidRPr="00000000">
              <w:rPr>
                <w:rtl w:val="0"/>
              </w:rPr>
              <w:t xml:space="preserve">(frozen initially)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rPr/>
            </w:pPr>
            <w:r w:rsidDel="00000000" w:rsidR="00000000" w:rsidRPr="00000000">
              <w:rPr>
                <w:b w:val="1"/>
                <w:bCs w:val="1"/>
                <w:rtl w:val="0"/>
              </w:rPr>
              <w:t xml:space="preserve">Grand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rPr/>
            </w:pPr>
            <w:r w:rsidDel="00000000" w:rsidR="00000000" w:rsidRPr="00000000">
              <w:rPr>
                <w:b w:val="1"/>
                <w:bCs w:val="1"/>
                <w:rtl w:val="0"/>
              </w:rPr>
              <w:t xml:space="preserve">4,332,340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rPr/>
            </w:pPr>
            <w:r w:rsidDel="00000000" w:rsidR="00000000" w:rsidRPr="00000000">
              <w:rPr>
                <w:rtl w:val="0"/>
              </w:rPr>
              <w:t xml:space="preserve">-</w:t>
            </w:r>
          </w:p>
        </w:tc>
      </w:tr>
    </w:tbl>
    <w:p w:rsidR="00000000" w:rsidDel="00000000" w:rsidP="00000000" w:rsidRDefault="00000000" w:rsidRPr="00000000" w14:paraId="00000353">
      <w:pPr>
        <w:spacing w:after="240" w:before="240" w:lineRule="auto"/>
        <w:rPr>
          <w:b w:val="1"/>
          <w:bCs w:val="1"/>
        </w:rPr>
      </w:pPr>
      <w:r w:rsidDel="00000000" w:rsidR="00000000" w:rsidRPr="00000000">
        <w:rPr>
          <w:b w:val="1"/>
          <w:bCs w:val="1"/>
          <w:rtl w:val="0"/>
        </w:rPr>
        <w:t xml:space="preserve">Training Strategy:</w:t>
      </w:r>
    </w:p>
    <w:p w:rsidR="00000000" w:rsidDel="00000000" w:rsidP="00000000" w:rsidRDefault="00000000" w:rsidRPr="00000000" w14:paraId="00000354">
      <w:pPr>
        <w:numPr>
          <w:ilvl w:val="0"/>
          <w:numId w:val="91"/>
        </w:numPr>
        <w:spacing w:after="0" w:afterAutospacing="0" w:before="240" w:lineRule="auto"/>
        <w:ind w:left="720" w:hanging="360"/>
      </w:pPr>
      <w:r w:rsidDel="00000000" w:rsidR="00000000" w:rsidRPr="00000000">
        <w:rPr>
          <w:b w:val="1"/>
          <w:bCs w:val="1"/>
          <w:rtl w:val="0"/>
        </w:rPr>
        <w:t xml:space="preserve">Phase 1</w:t>
      </w:r>
      <w:r w:rsidDel="00000000" w:rsidR="00000000" w:rsidRPr="00000000">
        <w:rPr>
          <w:rtl w:val="0"/>
        </w:rPr>
        <w:t xml:space="preserve">: Train only custom head (MobileNetV2 frozen) - 20 epochs</w:t>
      </w:r>
    </w:p>
    <w:p w:rsidR="00000000" w:rsidDel="00000000" w:rsidP="00000000" w:rsidRDefault="00000000" w:rsidRPr="00000000" w14:paraId="00000355">
      <w:pPr>
        <w:numPr>
          <w:ilvl w:val="0"/>
          <w:numId w:val="91"/>
        </w:numPr>
        <w:spacing w:after="240" w:before="0" w:beforeAutospacing="0" w:lineRule="auto"/>
        <w:ind w:left="720" w:hanging="360"/>
      </w:pPr>
      <w:r w:rsidDel="00000000" w:rsidR="00000000" w:rsidRPr="00000000">
        <w:rPr>
          <w:b w:val="1"/>
          <w:bCs w:val="1"/>
          <w:rtl w:val="0"/>
        </w:rPr>
        <w:t xml:space="preserve">Phase 2</w:t>
      </w:r>
      <w:r w:rsidDel="00000000" w:rsidR="00000000" w:rsidRPr="00000000">
        <w:rPr>
          <w:rtl w:val="0"/>
        </w:rPr>
        <w:t xml:space="preserve">: Fine-tune last 40 layers of MobileNetV2 - 20 epochs with lower learning rate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Key Advantages:</w:t>
      </w:r>
    </w:p>
    <w:p w:rsidR="00000000" w:rsidDel="00000000" w:rsidP="00000000" w:rsidRDefault="00000000" w:rsidRPr="00000000" w14:paraId="00000357">
      <w:pPr>
        <w:numPr>
          <w:ilvl w:val="0"/>
          <w:numId w:val="12"/>
        </w:numPr>
        <w:spacing w:after="0" w:afterAutospacing="0" w:before="240" w:lineRule="auto"/>
        <w:ind w:left="720" w:hanging="360"/>
      </w:pPr>
      <w:r w:rsidDel="00000000" w:rsidR="00000000" w:rsidRPr="00000000">
        <w:rPr>
          <w:b w:val="1"/>
          <w:bCs w:val="1"/>
          <w:rtl w:val="0"/>
        </w:rPr>
        <w:t xml:space="preserve">Lightweight</w:t>
      </w:r>
      <w:r w:rsidDel="00000000" w:rsidR="00000000" w:rsidRPr="00000000">
        <w:rPr>
          <w:rtl w:val="0"/>
        </w:rPr>
        <w:t xml:space="preserve">: Only 4.3M parameters (smallest among three models)</w:t>
      </w:r>
    </w:p>
    <w:p w:rsidR="00000000" w:rsidDel="00000000" w:rsidP="00000000" w:rsidRDefault="00000000" w:rsidRPr="00000000" w14:paraId="00000358">
      <w:pPr>
        <w:numPr>
          <w:ilvl w:val="0"/>
          <w:numId w:val="12"/>
        </w:numPr>
        <w:spacing w:after="0" w:afterAutospacing="0" w:before="0" w:beforeAutospacing="0" w:lineRule="auto"/>
        <w:ind w:left="720" w:hanging="360"/>
      </w:pPr>
      <w:r w:rsidDel="00000000" w:rsidR="00000000" w:rsidRPr="00000000">
        <w:rPr>
          <w:b w:val="1"/>
          <w:bCs w:val="1"/>
          <w:rtl w:val="0"/>
        </w:rPr>
        <w:t xml:space="preserve">Efficient</w:t>
      </w:r>
      <w:r w:rsidDel="00000000" w:rsidR="00000000" w:rsidRPr="00000000">
        <w:rPr>
          <w:rtl w:val="0"/>
        </w:rPr>
        <w:t xml:space="preserve">: Fast inference time, suitable for mobile deployment</w:t>
      </w:r>
    </w:p>
    <w:p w:rsidR="00000000" w:rsidDel="00000000" w:rsidP="00000000" w:rsidRDefault="00000000" w:rsidRPr="00000000" w14:paraId="00000359">
      <w:pPr>
        <w:numPr>
          <w:ilvl w:val="0"/>
          <w:numId w:val="12"/>
        </w:numPr>
        <w:spacing w:after="0" w:afterAutospacing="0" w:before="0" w:beforeAutospacing="0" w:lineRule="auto"/>
        <w:ind w:left="720" w:hanging="360"/>
      </w:pPr>
      <w:r w:rsidDel="00000000" w:rsidR="00000000" w:rsidRPr="00000000">
        <w:rPr>
          <w:b w:val="1"/>
          <w:bCs w:val="1"/>
          <w:rtl w:val="0"/>
        </w:rPr>
        <w:t xml:space="preserve">Accurate</w:t>
      </w:r>
      <w:r w:rsidDel="00000000" w:rsidR="00000000" w:rsidRPr="00000000">
        <w:rPr>
          <w:rtl w:val="0"/>
        </w:rPr>
        <w:t xml:space="preserve">: Achieves competitive accuracy despite smaller size</w:t>
      </w:r>
    </w:p>
    <w:p w:rsidR="00000000" w:rsidDel="00000000" w:rsidP="00000000" w:rsidRDefault="00000000" w:rsidRPr="00000000" w14:paraId="0000035A">
      <w:pPr>
        <w:numPr>
          <w:ilvl w:val="0"/>
          <w:numId w:val="12"/>
        </w:numPr>
        <w:spacing w:after="240" w:before="0" w:beforeAutospacing="0" w:lineRule="auto"/>
        <w:ind w:left="720" w:hanging="360"/>
      </w:pPr>
      <w:r w:rsidDel="00000000" w:rsidR="00000000" w:rsidRPr="00000000">
        <w:rPr>
          <w:b w:val="1"/>
          <w:bCs w:val="1"/>
          <w:rtl w:val="0"/>
        </w:rPr>
        <w:t xml:space="preserve">Scalable</w:t>
      </w:r>
      <w:r w:rsidDel="00000000" w:rsidR="00000000" w:rsidRPr="00000000">
        <w:rPr>
          <w:rtl w:val="0"/>
        </w:rPr>
        <w:t xml:space="preserve">: Can adjust width multiplier (alpha) for speed/accuracy trade-off</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ov3io8h1m0j2" w:id="16"/>
      <w:bookmarkEnd w:id="16"/>
      <w:r w:rsidDel="00000000" w:rsidR="00000000" w:rsidRPr="00000000">
        <w:rPr>
          <w:b w:val="1"/>
          <w:bCs w:val="1"/>
          <w:color w:val="000000"/>
          <w:sz w:val="26"/>
          <w:szCs w:val="26"/>
          <w:rtl w:val="0"/>
        </w:rPr>
        <w:t xml:space="preserve">4. Experimental Results</w:t>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Training Configuration:</w:t>
      </w:r>
    </w:p>
    <w:tbl>
      <w:tblPr>
        <w:tblStyle w:val="Table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95"/>
        <w:gridCol w:w="1740"/>
        <w:gridCol w:w="2145"/>
        <w:gridCol w:w="1335"/>
        <w:gridCol w:w="1815"/>
        <w:tblGridChange w:id="0">
          <w:tblGrid>
            <w:gridCol w:w="1995"/>
            <w:gridCol w:w="1740"/>
            <w:gridCol w:w="2145"/>
            <w:gridCol w:w="1335"/>
            <w:gridCol w:w="1815"/>
          </w:tblGrid>
        </w:tblGridChange>
      </w:tblGrid>
      <w:tr>
        <w:trPr>
          <w:cantSplit w:val="0"/>
          <w:trHeight w:val="500" w:hRule="atLeast"/>
          <w:tblHeader w:val="0"/>
        </w:trPr>
        <w:tc>
          <w:tcPr/>
          <w:p w:rsidR="00000000" w:rsidDel="00000000" w:rsidP="00000000" w:rsidRDefault="00000000" w:rsidRPr="00000000" w14:paraId="0000035E">
            <w:pPr>
              <w:jc w:val="center"/>
              <w:rPr/>
            </w:pPr>
            <w:r w:rsidDel="00000000" w:rsidR="00000000" w:rsidRPr="00000000">
              <w:rPr>
                <w:b w:val="1"/>
                <w:bCs w:val="1"/>
                <w:rtl w:val="0"/>
              </w:rPr>
              <w:t xml:space="preserve">Hyperparameter</w:t>
            </w:r>
            <w:r w:rsidDel="00000000" w:rsidR="00000000" w:rsidRPr="00000000">
              <w:rPr>
                <w:rtl w:val="0"/>
              </w:rPr>
            </w:r>
          </w:p>
        </w:tc>
        <w:tc>
          <w:tcPr/>
          <w:p w:rsidR="00000000" w:rsidDel="00000000" w:rsidP="00000000" w:rsidRDefault="00000000" w:rsidRPr="00000000" w14:paraId="0000035F">
            <w:pPr>
              <w:jc w:val="center"/>
              <w:rPr/>
            </w:pPr>
            <w:r w:rsidDel="00000000" w:rsidR="00000000" w:rsidRPr="00000000">
              <w:rPr>
                <w:b w:val="1"/>
                <w:bCs w:val="1"/>
                <w:rtl w:val="0"/>
              </w:rPr>
              <w:t xml:space="preserve">CNN</w:t>
            </w:r>
            <w:r w:rsidDel="00000000" w:rsidR="00000000" w:rsidRPr="00000000">
              <w:rPr>
                <w:rtl w:val="0"/>
              </w:rPr>
            </w:r>
          </w:p>
        </w:tc>
        <w:tc>
          <w:tcPr/>
          <w:p w:rsidR="00000000" w:rsidDel="00000000" w:rsidP="00000000" w:rsidRDefault="00000000" w:rsidRPr="00000000" w14:paraId="00000360">
            <w:pPr>
              <w:jc w:val="center"/>
              <w:rPr>
                <w:b w:val="1"/>
                <w:bCs w:val="1"/>
              </w:rPr>
            </w:pPr>
            <w:r w:rsidDel="00000000" w:rsidR="00000000" w:rsidRPr="00000000">
              <w:rPr>
                <w:b w:val="1"/>
                <w:bCs w:val="1"/>
                <w:rtl w:val="0"/>
              </w:rPr>
              <w:t xml:space="preserve">CNN + Augumentation</w:t>
            </w:r>
          </w:p>
        </w:tc>
        <w:tc>
          <w:tcPr/>
          <w:p w:rsidR="00000000" w:rsidDel="00000000" w:rsidP="00000000" w:rsidRDefault="00000000" w:rsidRPr="00000000" w14:paraId="00000361">
            <w:pPr>
              <w:jc w:val="center"/>
              <w:rPr/>
            </w:pPr>
            <w:r w:rsidDel="00000000" w:rsidR="00000000" w:rsidRPr="00000000">
              <w:rPr>
                <w:b w:val="1"/>
                <w:bCs w:val="1"/>
                <w:rtl w:val="0"/>
              </w:rPr>
              <w:t xml:space="preserve">Xception</w:t>
            </w:r>
            <w:r w:rsidDel="00000000" w:rsidR="00000000" w:rsidRPr="00000000">
              <w:rPr>
                <w:rtl w:val="0"/>
              </w:rPr>
            </w:r>
          </w:p>
        </w:tc>
        <w:tc>
          <w:tcPr/>
          <w:p w:rsidR="00000000" w:rsidDel="00000000" w:rsidP="00000000" w:rsidRDefault="00000000" w:rsidRPr="00000000" w14:paraId="00000362">
            <w:pPr>
              <w:jc w:val="center"/>
              <w:rPr/>
            </w:pPr>
            <w:r w:rsidDel="00000000" w:rsidR="00000000" w:rsidRPr="00000000">
              <w:rPr>
                <w:b w:val="1"/>
                <w:bCs w:val="1"/>
                <w:rtl w:val="0"/>
              </w:rPr>
              <w:t xml:space="preserve">MobileNetV2</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63">
            <w:pPr>
              <w:rPr/>
            </w:pPr>
            <w:r w:rsidDel="00000000" w:rsidR="00000000" w:rsidRPr="00000000">
              <w:rPr>
                <w:b w:val="1"/>
                <w:bCs w:val="1"/>
                <w:rtl w:val="0"/>
              </w:rPr>
              <w:t xml:space="preserve">Optimizer</w:t>
            </w:r>
            <w:r w:rsidDel="00000000" w:rsidR="00000000" w:rsidRPr="00000000">
              <w:rPr>
                <w:rtl w:val="0"/>
              </w:rPr>
            </w:r>
          </w:p>
        </w:tc>
        <w:tc>
          <w:tcPr/>
          <w:p w:rsidR="00000000" w:rsidDel="00000000" w:rsidP="00000000" w:rsidRDefault="00000000" w:rsidRPr="00000000" w14:paraId="00000364">
            <w:pPr>
              <w:rPr/>
            </w:pPr>
            <w:r w:rsidDel="00000000" w:rsidR="00000000" w:rsidRPr="00000000">
              <w:rPr>
                <w:rtl w:val="0"/>
              </w:rPr>
              <w:t xml:space="preserve">Adam</w:t>
            </w:r>
          </w:p>
        </w:tc>
        <w:tc>
          <w:tcPr/>
          <w:p w:rsidR="00000000" w:rsidDel="00000000" w:rsidP="00000000" w:rsidRDefault="00000000" w:rsidRPr="00000000" w14:paraId="00000365">
            <w:pPr>
              <w:rPr/>
            </w:pPr>
            <w:r w:rsidDel="00000000" w:rsidR="00000000" w:rsidRPr="00000000">
              <w:rPr>
                <w:rtl w:val="0"/>
              </w:rPr>
            </w:r>
          </w:p>
        </w:tc>
        <w:tc>
          <w:tcPr/>
          <w:p w:rsidR="00000000" w:rsidDel="00000000" w:rsidP="00000000" w:rsidRDefault="00000000" w:rsidRPr="00000000" w14:paraId="00000366">
            <w:pPr>
              <w:rPr/>
            </w:pPr>
            <w:r w:rsidDel="00000000" w:rsidR="00000000" w:rsidRPr="00000000">
              <w:rPr>
                <w:rtl w:val="0"/>
              </w:rPr>
              <w:t xml:space="preserve">Adam</w:t>
            </w:r>
          </w:p>
        </w:tc>
        <w:tc>
          <w:tcPr/>
          <w:p w:rsidR="00000000" w:rsidDel="00000000" w:rsidP="00000000" w:rsidRDefault="00000000" w:rsidRPr="00000000" w14:paraId="00000367">
            <w:pPr>
              <w:rPr/>
            </w:pPr>
            <w:r w:rsidDel="00000000" w:rsidR="00000000" w:rsidRPr="00000000">
              <w:rPr>
                <w:rtl w:val="0"/>
              </w:rPr>
              <w:t xml:space="preserve">Adam</w:t>
            </w:r>
          </w:p>
        </w:tc>
      </w:tr>
      <w:tr>
        <w:trPr>
          <w:cantSplit w:val="0"/>
          <w:trHeight w:val="500" w:hRule="atLeast"/>
          <w:tblHeader w:val="0"/>
        </w:trPr>
        <w:tc>
          <w:tcPr/>
          <w:p w:rsidR="00000000" w:rsidDel="00000000" w:rsidP="00000000" w:rsidRDefault="00000000" w:rsidRPr="00000000" w14:paraId="00000368">
            <w:pPr>
              <w:rPr/>
            </w:pPr>
            <w:r w:rsidDel="00000000" w:rsidR="00000000" w:rsidRPr="00000000">
              <w:rPr>
                <w:b w:val="1"/>
                <w:bCs w:val="1"/>
                <w:rtl w:val="0"/>
              </w:rPr>
              <w:t xml:space="preserve">Initial Learning Rate</w:t>
            </w:r>
            <w:r w:rsidDel="00000000" w:rsidR="00000000" w:rsidRPr="00000000">
              <w:rPr>
                <w:rtl w:val="0"/>
              </w:rPr>
            </w:r>
          </w:p>
        </w:tc>
        <w:tc>
          <w:tcPr/>
          <w:p w:rsidR="00000000" w:rsidDel="00000000" w:rsidP="00000000" w:rsidRDefault="00000000" w:rsidRPr="00000000" w14:paraId="00000369">
            <w:pPr>
              <w:rPr/>
            </w:pPr>
            <w:r w:rsidDel="00000000" w:rsidR="00000000" w:rsidRPr="00000000">
              <w:rPr>
                <w:rtl w:val="0"/>
              </w:rPr>
              <w:t xml:space="preserve">0.001</w:t>
            </w:r>
          </w:p>
        </w:tc>
        <w:tc>
          <w:tcPr/>
          <w:p w:rsidR="00000000" w:rsidDel="00000000" w:rsidP="00000000" w:rsidRDefault="00000000" w:rsidRPr="00000000" w14:paraId="0000036A">
            <w:pPr>
              <w:rPr/>
            </w:pPr>
            <w:r w:rsidDel="00000000" w:rsidR="00000000" w:rsidRPr="00000000">
              <w:rPr>
                <w:rtl w:val="0"/>
              </w:rPr>
            </w:r>
          </w:p>
        </w:tc>
        <w:tc>
          <w:tcPr/>
          <w:p w:rsidR="00000000" w:rsidDel="00000000" w:rsidP="00000000" w:rsidRDefault="00000000" w:rsidRPr="00000000" w14:paraId="0000036B">
            <w:pPr>
              <w:rPr/>
            </w:pPr>
            <w:r w:rsidDel="00000000" w:rsidR="00000000" w:rsidRPr="00000000">
              <w:rPr>
                <w:rtl w:val="0"/>
              </w:rPr>
              <w:t xml:space="preserve">0.001</w:t>
            </w:r>
          </w:p>
        </w:tc>
        <w:tc>
          <w:tcPr/>
          <w:p w:rsidR="00000000" w:rsidDel="00000000" w:rsidP="00000000" w:rsidRDefault="00000000" w:rsidRPr="00000000" w14:paraId="0000036C">
            <w:pPr>
              <w:rPr/>
            </w:pPr>
            <w:r w:rsidDel="00000000" w:rsidR="00000000" w:rsidRPr="00000000">
              <w:rPr>
                <w:rtl w:val="0"/>
              </w:rPr>
              <w:t xml:space="preserve">0.001</w:t>
            </w:r>
          </w:p>
        </w:tc>
      </w:tr>
      <w:tr>
        <w:trPr>
          <w:cantSplit w:val="0"/>
          <w:trHeight w:val="770" w:hRule="atLeast"/>
          <w:tblHeader w:val="0"/>
        </w:trPr>
        <w:tc>
          <w:tcPr/>
          <w:p w:rsidR="00000000" w:rsidDel="00000000" w:rsidP="00000000" w:rsidRDefault="00000000" w:rsidRPr="00000000" w14:paraId="0000036D">
            <w:pPr>
              <w:rPr/>
            </w:pPr>
            <w:r w:rsidDel="00000000" w:rsidR="00000000" w:rsidRPr="00000000">
              <w:rPr>
                <w:b w:val="1"/>
                <w:bCs w:val="1"/>
                <w:rtl w:val="0"/>
              </w:rPr>
              <w:t xml:space="preserve">Fine-tuning Learning Rate</w:t>
            </w:r>
            <w:r w:rsidDel="00000000" w:rsidR="00000000" w:rsidRPr="00000000">
              <w:rPr>
                <w:rtl w:val="0"/>
              </w:rPr>
            </w:r>
          </w:p>
        </w:tc>
        <w:tc>
          <w:tcPr/>
          <w:p w:rsidR="00000000" w:rsidDel="00000000" w:rsidP="00000000" w:rsidRDefault="00000000" w:rsidRPr="00000000" w14:paraId="0000036E">
            <w:pPr>
              <w:rPr/>
            </w:pPr>
            <w:r w:rsidDel="00000000" w:rsidR="00000000" w:rsidRPr="00000000">
              <w:rPr>
                <w:rtl w:val="0"/>
              </w:rPr>
              <w:t xml:space="preserve">-</w:t>
            </w:r>
          </w:p>
        </w:tc>
        <w:tc>
          <w:tcPr/>
          <w:p w:rsidR="00000000" w:rsidDel="00000000" w:rsidP="00000000" w:rsidRDefault="00000000" w:rsidRPr="00000000" w14:paraId="0000036F">
            <w:pPr>
              <w:rPr/>
            </w:pPr>
            <w:r w:rsidDel="00000000" w:rsidR="00000000" w:rsidRPr="00000000">
              <w:rPr>
                <w:rtl w:val="0"/>
              </w:rPr>
            </w:r>
          </w:p>
        </w:tc>
        <w:tc>
          <w:tcPr/>
          <w:p w:rsidR="00000000" w:rsidDel="00000000" w:rsidP="00000000" w:rsidRDefault="00000000" w:rsidRPr="00000000" w14:paraId="00000370">
            <w:pPr>
              <w:rPr/>
            </w:pPr>
            <w:r w:rsidDel="00000000" w:rsidR="00000000" w:rsidRPr="00000000">
              <w:rPr>
                <w:rtl w:val="0"/>
              </w:rPr>
              <w:t xml:space="preserve">0.0001</w:t>
            </w:r>
          </w:p>
        </w:tc>
        <w:tc>
          <w:tcPr/>
          <w:p w:rsidR="00000000" w:rsidDel="00000000" w:rsidP="00000000" w:rsidRDefault="00000000" w:rsidRPr="00000000" w14:paraId="00000371">
            <w:pPr>
              <w:rPr/>
            </w:pPr>
            <w:r w:rsidDel="00000000" w:rsidR="00000000" w:rsidRPr="00000000">
              <w:rPr>
                <w:rtl w:val="0"/>
              </w:rPr>
              <w:t xml:space="preserve">0.0001</w:t>
            </w:r>
          </w:p>
        </w:tc>
      </w:tr>
      <w:tr>
        <w:trPr>
          <w:cantSplit w:val="0"/>
          <w:trHeight w:val="770" w:hRule="atLeast"/>
          <w:tblHeader w:val="0"/>
        </w:trPr>
        <w:tc>
          <w:tcPr/>
          <w:p w:rsidR="00000000" w:rsidDel="00000000" w:rsidP="00000000" w:rsidRDefault="00000000" w:rsidRPr="00000000" w14:paraId="00000372">
            <w:pPr>
              <w:rPr/>
            </w:pPr>
            <w:r w:rsidDel="00000000" w:rsidR="00000000" w:rsidRPr="00000000">
              <w:rPr>
                <w:b w:val="1"/>
                <w:bCs w:val="1"/>
                <w:rtl w:val="0"/>
              </w:rPr>
              <w:t xml:space="preserve">Loss Function</w:t>
            </w:r>
            <w:r w:rsidDel="00000000" w:rsidR="00000000" w:rsidRPr="00000000">
              <w:rPr>
                <w:rtl w:val="0"/>
              </w:rPr>
            </w:r>
          </w:p>
        </w:tc>
        <w:tc>
          <w:tcPr/>
          <w:p w:rsidR="00000000" w:rsidDel="00000000" w:rsidP="00000000" w:rsidRDefault="00000000" w:rsidRPr="00000000" w14:paraId="00000373">
            <w:pPr>
              <w:rPr/>
            </w:pPr>
            <w:r w:rsidDel="00000000" w:rsidR="00000000" w:rsidRPr="00000000">
              <w:rPr>
                <w:rtl w:val="0"/>
              </w:rPr>
              <w:t xml:space="preserve">Categorical Cross-Entropy</w:t>
            </w:r>
          </w:p>
        </w:tc>
        <w:tc>
          <w:tcPr/>
          <w:p w:rsidR="00000000" w:rsidDel="00000000" w:rsidP="00000000" w:rsidRDefault="00000000" w:rsidRPr="00000000" w14:paraId="00000374">
            <w:pPr>
              <w:rPr/>
            </w:pPr>
            <w:r w:rsidDel="00000000" w:rsidR="00000000" w:rsidRPr="00000000">
              <w:rPr>
                <w:rtl w:val="0"/>
              </w:rPr>
            </w:r>
          </w:p>
        </w:tc>
        <w:tc>
          <w:tcPr/>
          <w:p w:rsidR="00000000" w:rsidDel="00000000" w:rsidP="00000000" w:rsidRDefault="00000000" w:rsidRPr="00000000" w14:paraId="00000375">
            <w:pPr>
              <w:rPr/>
            </w:pPr>
            <w:r w:rsidDel="00000000" w:rsidR="00000000" w:rsidRPr="00000000">
              <w:rPr>
                <w:rtl w:val="0"/>
              </w:rPr>
              <w:t xml:space="preserve">Categorical Cross-Entropy</w:t>
            </w:r>
          </w:p>
        </w:tc>
        <w:tc>
          <w:tcPr/>
          <w:p w:rsidR="00000000" w:rsidDel="00000000" w:rsidP="00000000" w:rsidRDefault="00000000" w:rsidRPr="00000000" w14:paraId="00000376">
            <w:pPr>
              <w:rPr/>
            </w:pPr>
            <w:r w:rsidDel="00000000" w:rsidR="00000000" w:rsidRPr="00000000">
              <w:rPr>
                <w:rtl w:val="0"/>
              </w:rPr>
              <w:t xml:space="preserve">Categorical Cross-Entropy</w:t>
            </w:r>
          </w:p>
        </w:tc>
      </w:tr>
      <w:tr>
        <w:trPr>
          <w:cantSplit w:val="0"/>
          <w:trHeight w:val="500" w:hRule="atLeast"/>
          <w:tblHeader w:val="0"/>
        </w:trPr>
        <w:tc>
          <w:tcPr/>
          <w:p w:rsidR="00000000" w:rsidDel="00000000" w:rsidP="00000000" w:rsidRDefault="00000000" w:rsidRPr="00000000" w14:paraId="00000377">
            <w:pPr>
              <w:rPr/>
            </w:pPr>
            <w:r w:rsidDel="00000000" w:rsidR="00000000" w:rsidRPr="00000000">
              <w:rPr>
                <w:b w:val="1"/>
                <w:bCs w:val="1"/>
                <w:rtl w:val="0"/>
              </w:rPr>
              <w:t xml:space="preserve">Batch Size</w:t>
            </w:r>
            <w:r w:rsidDel="00000000" w:rsidR="00000000" w:rsidRPr="00000000">
              <w:rPr>
                <w:rtl w:val="0"/>
              </w:rPr>
            </w:r>
          </w:p>
        </w:tc>
        <w:tc>
          <w:tcPr/>
          <w:p w:rsidR="00000000" w:rsidDel="00000000" w:rsidP="00000000" w:rsidRDefault="00000000" w:rsidRPr="00000000" w14:paraId="00000378">
            <w:pPr>
              <w:rPr/>
            </w:pPr>
            <w:r w:rsidDel="00000000" w:rsidR="00000000" w:rsidRPr="00000000">
              <w:rPr>
                <w:rtl w:val="0"/>
              </w:rPr>
              <w:t xml:space="preserve">32</w:t>
            </w:r>
          </w:p>
        </w:tc>
        <w:tc>
          <w:tcPr/>
          <w:p w:rsidR="00000000" w:rsidDel="00000000" w:rsidP="00000000" w:rsidRDefault="00000000" w:rsidRPr="00000000" w14:paraId="00000379">
            <w:pPr>
              <w:rPr/>
            </w:pPr>
            <w:r w:rsidDel="00000000" w:rsidR="00000000" w:rsidRPr="00000000">
              <w:rPr>
                <w:rtl w:val="0"/>
              </w:rPr>
            </w:r>
          </w:p>
        </w:tc>
        <w:tc>
          <w:tcPr/>
          <w:p w:rsidR="00000000" w:rsidDel="00000000" w:rsidP="00000000" w:rsidRDefault="00000000" w:rsidRPr="00000000" w14:paraId="0000037A">
            <w:pPr>
              <w:rPr/>
            </w:pPr>
            <w:r w:rsidDel="00000000" w:rsidR="00000000" w:rsidRPr="00000000">
              <w:rPr>
                <w:rtl w:val="0"/>
              </w:rPr>
              <w:t xml:space="preserve">32</w:t>
            </w:r>
          </w:p>
        </w:tc>
        <w:tc>
          <w:tcPr/>
          <w:p w:rsidR="00000000" w:rsidDel="00000000" w:rsidP="00000000" w:rsidRDefault="00000000" w:rsidRPr="00000000" w14:paraId="0000037B">
            <w:pPr>
              <w:rPr/>
            </w:pPr>
            <w:r w:rsidDel="00000000" w:rsidR="00000000" w:rsidRPr="00000000">
              <w:rPr>
                <w:rtl w:val="0"/>
              </w:rPr>
              <w:t xml:space="preserve">32</w:t>
            </w:r>
          </w:p>
        </w:tc>
      </w:tr>
      <w:tr>
        <w:trPr>
          <w:cantSplit w:val="0"/>
          <w:trHeight w:val="500" w:hRule="atLeast"/>
          <w:tblHeader w:val="0"/>
        </w:trPr>
        <w:tc>
          <w:tcPr/>
          <w:p w:rsidR="00000000" w:rsidDel="00000000" w:rsidP="00000000" w:rsidRDefault="00000000" w:rsidRPr="00000000" w14:paraId="0000037C">
            <w:pPr>
              <w:rPr/>
            </w:pPr>
            <w:r w:rsidDel="00000000" w:rsidR="00000000" w:rsidRPr="00000000">
              <w:rPr>
                <w:b w:val="1"/>
                <w:bCs w:val="1"/>
                <w:rtl w:val="0"/>
              </w:rPr>
              <w:t xml:space="preserve">Epochs (Phase 1)</w:t>
            </w:r>
            <w:r w:rsidDel="00000000" w:rsidR="00000000" w:rsidRPr="00000000">
              <w:rPr>
                <w:rtl w:val="0"/>
              </w:rPr>
            </w:r>
          </w:p>
        </w:tc>
        <w:tc>
          <w:tcPr/>
          <w:p w:rsidR="00000000" w:rsidDel="00000000" w:rsidP="00000000" w:rsidRDefault="00000000" w:rsidRPr="00000000" w14:paraId="0000037D">
            <w:pPr>
              <w:rPr/>
            </w:pPr>
            <w:r w:rsidDel="00000000" w:rsidR="00000000" w:rsidRPr="00000000">
              <w:rPr>
                <w:rtl w:val="0"/>
              </w:rPr>
              <w:t xml:space="preserve">50</w:t>
            </w:r>
          </w:p>
        </w:tc>
        <w:tc>
          <w:tcPr/>
          <w:p w:rsidR="00000000" w:rsidDel="00000000" w:rsidP="00000000" w:rsidRDefault="00000000" w:rsidRPr="00000000" w14:paraId="0000037E">
            <w:pPr>
              <w:rPr/>
            </w:pPr>
            <w:r w:rsidDel="00000000" w:rsidR="00000000" w:rsidRPr="00000000">
              <w:rPr>
                <w:rtl w:val="0"/>
              </w:rPr>
            </w:r>
          </w:p>
        </w:tc>
        <w:tc>
          <w:tcPr/>
          <w:p w:rsidR="00000000" w:rsidDel="00000000" w:rsidP="00000000" w:rsidRDefault="00000000" w:rsidRPr="00000000" w14:paraId="0000037F">
            <w:pPr>
              <w:rPr/>
            </w:pPr>
            <w:r w:rsidDel="00000000" w:rsidR="00000000" w:rsidRPr="00000000">
              <w:rPr>
                <w:rtl w:val="0"/>
              </w:rPr>
              <w:t xml:space="preserve">20</w:t>
            </w:r>
          </w:p>
        </w:tc>
        <w:tc>
          <w:tcPr/>
          <w:p w:rsidR="00000000" w:rsidDel="00000000" w:rsidP="00000000" w:rsidRDefault="00000000" w:rsidRPr="00000000" w14:paraId="00000380">
            <w:pPr>
              <w:rPr/>
            </w:pPr>
            <w:r w:rsidDel="00000000" w:rsidR="00000000" w:rsidRPr="00000000">
              <w:rPr>
                <w:rtl w:val="0"/>
              </w:rPr>
              <w:t xml:space="preserve">20</w:t>
            </w:r>
          </w:p>
        </w:tc>
      </w:tr>
      <w:tr>
        <w:trPr>
          <w:cantSplit w:val="0"/>
          <w:trHeight w:val="500" w:hRule="atLeast"/>
          <w:tblHeader w:val="0"/>
        </w:trPr>
        <w:tc>
          <w:tcPr/>
          <w:p w:rsidR="00000000" w:rsidDel="00000000" w:rsidP="00000000" w:rsidRDefault="00000000" w:rsidRPr="00000000" w14:paraId="00000381">
            <w:pPr>
              <w:rPr/>
            </w:pPr>
            <w:r w:rsidDel="00000000" w:rsidR="00000000" w:rsidRPr="00000000">
              <w:rPr>
                <w:b w:val="1"/>
                <w:bCs w:val="1"/>
                <w:rtl w:val="0"/>
              </w:rPr>
              <w:t xml:space="preserve">Epochs (Phase 2)</w:t>
            </w:r>
            <w:r w:rsidDel="00000000" w:rsidR="00000000" w:rsidRPr="00000000">
              <w:rPr>
                <w:rtl w:val="0"/>
              </w:rPr>
            </w:r>
          </w:p>
        </w:tc>
        <w:tc>
          <w:tcPr/>
          <w:p w:rsidR="00000000" w:rsidDel="00000000" w:rsidP="00000000" w:rsidRDefault="00000000" w:rsidRPr="00000000" w14:paraId="00000382">
            <w:pPr>
              <w:rPr/>
            </w:pPr>
            <w:r w:rsidDel="00000000" w:rsidR="00000000" w:rsidRPr="00000000">
              <w:rPr>
                <w:rtl w:val="0"/>
              </w:rPr>
              <w:t xml:space="preserve">-</w:t>
            </w:r>
          </w:p>
        </w:tc>
        <w:tc>
          <w:tcPr/>
          <w:p w:rsidR="00000000" w:rsidDel="00000000" w:rsidP="00000000" w:rsidRDefault="00000000" w:rsidRPr="00000000" w14:paraId="00000383">
            <w:pPr>
              <w:rPr/>
            </w:pPr>
            <w:r w:rsidDel="00000000" w:rsidR="00000000" w:rsidRPr="00000000">
              <w:rPr>
                <w:rtl w:val="0"/>
              </w:rPr>
            </w:r>
          </w:p>
        </w:tc>
        <w:tc>
          <w:tcPr/>
          <w:p w:rsidR="00000000" w:rsidDel="00000000" w:rsidP="00000000" w:rsidRDefault="00000000" w:rsidRPr="00000000" w14:paraId="00000384">
            <w:pPr>
              <w:rPr/>
            </w:pPr>
            <w:r w:rsidDel="00000000" w:rsidR="00000000" w:rsidRPr="00000000">
              <w:rPr>
                <w:rtl w:val="0"/>
              </w:rPr>
              <w:t xml:space="preserve">20</w:t>
            </w:r>
          </w:p>
        </w:tc>
        <w:tc>
          <w:tcPr/>
          <w:p w:rsidR="00000000" w:rsidDel="00000000" w:rsidP="00000000" w:rsidRDefault="00000000" w:rsidRPr="00000000" w14:paraId="00000385">
            <w:pPr>
              <w:rPr/>
            </w:pPr>
            <w:r w:rsidDel="00000000" w:rsidR="00000000" w:rsidRPr="00000000">
              <w:rPr>
                <w:rtl w:val="0"/>
              </w:rPr>
              <w:t xml:space="preserve">20</w:t>
            </w:r>
          </w:p>
        </w:tc>
      </w:tr>
      <w:tr>
        <w:trPr>
          <w:cantSplit w:val="0"/>
          <w:trHeight w:val="770" w:hRule="atLeast"/>
          <w:tblHeader w:val="0"/>
        </w:trPr>
        <w:tc>
          <w:tcPr/>
          <w:p w:rsidR="00000000" w:rsidDel="00000000" w:rsidP="00000000" w:rsidRDefault="00000000" w:rsidRPr="00000000" w14:paraId="00000386">
            <w:pPr>
              <w:rPr/>
            </w:pPr>
            <w:r w:rsidDel="00000000" w:rsidR="00000000" w:rsidRPr="00000000">
              <w:rPr>
                <w:b w:val="1"/>
                <w:bCs w:val="1"/>
                <w:rtl w:val="0"/>
              </w:rPr>
              <w:t xml:space="preserve">Early Stopping Patience</w:t>
            </w:r>
            <w:r w:rsidDel="00000000" w:rsidR="00000000" w:rsidRPr="00000000">
              <w:rPr>
                <w:rtl w:val="0"/>
              </w:rPr>
            </w:r>
          </w:p>
        </w:tc>
        <w:tc>
          <w:tcPr/>
          <w:p w:rsidR="00000000" w:rsidDel="00000000" w:rsidP="00000000" w:rsidRDefault="00000000" w:rsidRPr="00000000" w14:paraId="00000387">
            <w:pPr>
              <w:rPr/>
            </w:pPr>
            <w:r w:rsidDel="00000000" w:rsidR="00000000" w:rsidRPr="00000000">
              <w:rPr>
                <w:rtl w:val="0"/>
              </w:rPr>
              <w:t xml:space="preserve">10</w:t>
            </w:r>
          </w:p>
        </w:tc>
        <w:tc>
          <w:tcPr/>
          <w:p w:rsidR="00000000" w:rsidDel="00000000" w:rsidP="00000000" w:rsidRDefault="00000000" w:rsidRPr="00000000" w14:paraId="00000388">
            <w:pPr>
              <w:rPr/>
            </w:pPr>
            <w:r w:rsidDel="00000000" w:rsidR="00000000" w:rsidRPr="00000000">
              <w:rPr>
                <w:rtl w:val="0"/>
              </w:rPr>
            </w:r>
          </w:p>
        </w:tc>
        <w:tc>
          <w:tcPr/>
          <w:p w:rsidR="00000000" w:rsidDel="00000000" w:rsidP="00000000" w:rsidRDefault="00000000" w:rsidRPr="00000000" w14:paraId="00000389">
            <w:pPr>
              <w:rPr/>
            </w:pPr>
            <w:r w:rsidDel="00000000" w:rsidR="00000000" w:rsidRPr="00000000">
              <w:rPr>
                <w:rtl w:val="0"/>
              </w:rPr>
              <w:t xml:space="preserve">10</w:t>
            </w:r>
          </w:p>
        </w:tc>
        <w:tc>
          <w:tcPr/>
          <w:p w:rsidR="00000000" w:rsidDel="00000000" w:rsidP="00000000" w:rsidRDefault="00000000" w:rsidRPr="00000000" w14:paraId="0000038A">
            <w:pPr>
              <w:rPr/>
            </w:pPr>
            <w:r w:rsidDel="00000000" w:rsidR="00000000" w:rsidRPr="00000000">
              <w:rPr>
                <w:rtl w:val="0"/>
              </w:rPr>
              <w:t xml:space="preserve">10</w:t>
            </w:r>
          </w:p>
        </w:tc>
      </w:tr>
      <w:tr>
        <w:trPr>
          <w:cantSplit w:val="0"/>
          <w:trHeight w:val="500" w:hRule="atLeast"/>
          <w:tblHeader w:val="0"/>
        </w:trPr>
        <w:tc>
          <w:tcPr/>
          <w:p w:rsidR="00000000" w:rsidDel="00000000" w:rsidP="00000000" w:rsidRDefault="00000000" w:rsidRPr="00000000" w14:paraId="0000038B">
            <w:pPr>
              <w:rPr/>
            </w:pPr>
            <w:r w:rsidDel="00000000" w:rsidR="00000000" w:rsidRPr="00000000">
              <w:rPr>
                <w:b w:val="1"/>
                <w:bCs w:val="1"/>
                <w:rtl w:val="0"/>
              </w:rPr>
              <w:t xml:space="preserve">Data Augmentation</w:t>
            </w:r>
            <w:r w:rsidDel="00000000" w:rsidR="00000000" w:rsidRPr="00000000">
              <w:rPr>
                <w:rtl w:val="0"/>
              </w:rPr>
            </w:r>
          </w:p>
        </w:tc>
        <w:tc>
          <w:tcPr/>
          <w:p w:rsidR="00000000" w:rsidDel="00000000" w:rsidP="00000000" w:rsidRDefault="00000000" w:rsidRPr="00000000" w14:paraId="0000038C">
            <w:pPr>
              <w:rPr/>
            </w:pPr>
            <w:r w:rsidDel="00000000" w:rsidR="00000000" w:rsidRPr="00000000">
              <w:rPr>
                <w:rtl w:val="0"/>
              </w:rPr>
              <w:t xml:space="preserve">No</w:t>
            </w:r>
          </w:p>
        </w:tc>
        <w:tc>
          <w:tcPr/>
          <w:p w:rsidR="00000000" w:rsidDel="00000000" w:rsidP="00000000" w:rsidRDefault="00000000" w:rsidRPr="00000000" w14:paraId="0000038D">
            <w:pPr>
              <w:rPr/>
            </w:pPr>
            <w:r w:rsidDel="00000000" w:rsidR="00000000" w:rsidRPr="00000000">
              <w:rPr>
                <w:rtl w:val="0"/>
              </w:rPr>
            </w:r>
          </w:p>
        </w:tc>
        <w:tc>
          <w:tcPr/>
          <w:p w:rsidR="00000000" w:rsidDel="00000000" w:rsidP="00000000" w:rsidRDefault="00000000" w:rsidRPr="00000000" w14:paraId="0000038E">
            <w:pPr>
              <w:rPr/>
            </w:pPr>
            <w:r w:rsidDel="00000000" w:rsidR="00000000" w:rsidRPr="00000000">
              <w:rPr>
                <w:rtl w:val="0"/>
              </w:rPr>
              <w:t xml:space="preserve">Yes</w:t>
            </w:r>
          </w:p>
        </w:tc>
        <w:tc>
          <w:tcPr/>
          <w:p w:rsidR="00000000" w:rsidDel="00000000" w:rsidP="00000000" w:rsidRDefault="00000000" w:rsidRPr="00000000" w14:paraId="0000038F">
            <w:pPr>
              <w:rPr/>
            </w:pPr>
            <w:r w:rsidDel="00000000" w:rsidR="00000000" w:rsidRPr="00000000">
              <w:rPr>
                <w:rtl w:val="0"/>
              </w:rPr>
              <w:t xml:space="preserve">Yes</w:t>
            </w:r>
          </w:p>
        </w:tc>
      </w:tr>
      <w:tr>
        <w:trPr>
          <w:cantSplit w:val="0"/>
          <w:trHeight w:val="500" w:hRule="atLeast"/>
          <w:tblHeader w:val="0"/>
        </w:trPr>
        <w:tc>
          <w:tcPr/>
          <w:p w:rsidR="00000000" w:rsidDel="00000000" w:rsidP="00000000" w:rsidRDefault="00000000" w:rsidRPr="00000000" w14:paraId="00000390">
            <w:pPr>
              <w:rPr/>
            </w:pPr>
            <w:r w:rsidDel="00000000" w:rsidR="00000000" w:rsidRPr="00000000">
              <w:rPr>
                <w:b w:val="1"/>
                <w:bCs w:val="1"/>
                <w:rtl w:val="0"/>
              </w:rPr>
              <w:t xml:space="preserve">Transfer Learning</w:t>
            </w:r>
            <w:r w:rsidDel="00000000" w:rsidR="00000000" w:rsidRPr="00000000">
              <w:rPr>
                <w:rtl w:val="0"/>
              </w:rPr>
            </w:r>
          </w:p>
        </w:tc>
        <w:tc>
          <w:tcPr/>
          <w:p w:rsidR="00000000" w:rsidDel="00000000" w:rsidP="00000000" w:rsidRDefault="00000000" w:rsidRPr="00000000" w14:paraId="00000391">
            <w:pPr>
              <w:rPr/>
            </w:pPr>
            <w:r w:rsidDel="00000000" w:rsidR="00000000" w:rsidRPr="00000000">
              <w:rPr>
                <w:rtl w:val="0"/>
              </w:rPr>
              <w:t xml:space="preserve">No</w:t>
            </w:r>
          </w:p>
        </w:tc>
        <w:tc>
          <w:tcPr/>
          <w:p w:rsidR="00000000" w:rsidDel="00000000" w:rsidP="00000000" w:rsidRDefault="00000000" w:rsidRPr="00000000" w14:paraId="00000392">
            <w:pPr>
              <w:rPr/>
            </w:pPr>
            <w:r w:rsidDel="00000000" w:rsidR="00000000" w:rsidRPr="00000000">
              <w:rPr>
                <w:rtl w:val="0"/>
              </w:rPr>
            </w:r>
          </w:p>
        </w:tc>
        <w:tc>
          <w:tcPr/>
          <w:p w:rsidR="00000000" w:rsidDel="00000000" w:rsidP="00000000" w:rsidRDefault="00000000" w:rsidRPr="00000000" w14:paraId="00000393">
            <w:pPr>
              <w:rPr/>
            </w:pPr>
            <w:r w:rsidDel="00000000" w:rsidR="00000000" w:rsidRPr="00000000">
              <w:rPr>
                <w:rtl w:val="0"/>
              </w:rPr>
              <w:t xml:space="preserve">Yes</w:t>
            </w:r>
          </w:p>
        </w:tc>
        <w:tc>
          <w:tcPr/>
          <w:p w:rsidR="00000000" w:rsidDel="00000000" w:rsidP="00000000" w:rsidRDefault="00000000" w:rsidRPr="00000000" w14:paraId="00000394">
            <w:pPr>
              <w:rPr/>
            </w:pPr>
            <w:r w:rsidDel="00000000" w:rsidR="00000000" w:rsidRPr="00000000">
              <w:rPr>
                <w:rtl w:val="0"/>
              </w:rPr>
              <w:t xml:space="preserve">Yes</w:t>
            </w:r>
          </w:p>
        </w:tc>
      </w:tr>
    </w:tbl>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Performance Metrics on Test Set:</w:t>
      </w:r>
    </w:p>
    <w:tbl>
      <w:tblPr>
        <w:tblStyle w:val="Table6"/>
        <w:tblW w:w="7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10"/>
        <w:gridCol w:w="1205"/>
        <w:gridCol w:w="1175"/>
        <w:gridCol w:w="875"/>
        <w:gridCol w:w="1145"/>
        <w:tblGridChange w:id="0">
          <w:tblGrid>
            <w:gridCol w:w="3410"/>
            <w:gridCol w:w="1205"/>
            <w:gridCol w:w="1175"/>
            <w:gridCol w:w="875"/>
            <w:gridCol w:w="1145"/>
          </w:tblGrid>
        </w:tblGridChange>
      </w:tblGrid>
      <w:tr>
        <w:trPr>
          <w:cantSplit w:val="0"/>
          <w:trHeight w:val="500" w:hRule="atLeast"/>
          <w:tblHeader w:val="0"/>
        </w:trPr>
        <w:tc>
          <w:tcPr/>
          <w:p w:rsidR="00000000" w:rsidDel="00000000" w:rsidP="00000000" w:rsidRDefault="00000000" w:rsidRPr="00000000" w14:paraId="00000396">
            <w:pPr>
              <w:jc w:val="cente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397">
            <w:pPr>
              <w:jc w:val="center"/>
              <w:rPr/>
            </w:pPr>
            <w:r w:rsidDel="00000000" w:rsidR="00000000" w:rsidRPr="00000000">
              <w:rPr>
                <w:b w:val="1"/>
                <w:bCs w:val="1"/>
                <w:rtl w:val="0"/>
              </w:rPr>
              <w:t xml:space="preserve">Accuracy</w:t>
            </w:r>
            <w:r w:rsidDel="00000000" w:rsidR="00000000" w:rsidRPr="00000000">
              <w:rPr>
                <w:rtl w:val="0"/>
              </w:rPr>
            </w:r>
          </w:p>
        </w:tc>
        <w:tc>
          <w:tcPr/>
          <w:p w:rsidR="00000000" w:rsidDel="00000000" w:rsidP="00000000" w:rsidRDefault="00000000" w:rsidRPr="00000000" w14:paraId="00000398">
            <w:pPr>
              <w:jc w:val="center"/>
              <w:rPr/>
            </w:pPr>
            <w:r w:rsidDel="00000000" w:rsidR="00000000" w:rsidRPr="00000000">
              <w:rPr>
                <w:b w:val="1"/>
                <w:bCs w:val="1"/>
                <w:rtl w:val="0"/>
              </w:rPr>
              <w:t xml:space="preserve">Precision</w:t>
            </w:r>
            <w:r w:rsidDel="00000000" w:rsidR="00000000" w:rsidRPr="00000000">
              <w:rPr>
                <w:rtl w:val="0"/>
              </w:rPr>
            </w:r>
          </w:p>
        </w:tc>
        <w:tc>
          <w:tcPr/>
          <w:p w:rsidR="00000000" w:rsidDel="00000000" w:rsidP="00000000" w:rsidRDefault="00000000" w:rsidRPr="00000000" w14:paraId="00000399">
            <w:pPr>
              <w:jc w:val="center"/>
              <w:rPr/>
            </w:pPr>
            <w:r w:rsidDel="00000000" w:rsidR="00000000" w:rsidRPr="00000000">
              <w:rPr>
                <w:b w:val="1"/>
                <w:bCs w:val="1"/>
                <w:rtl w:val="0"/>
              </w:rPr>
              <w:t xml:space="preserve">Recall</w:t>
            </w:r>
            <w:r w:rsidDel="00000000" w:rsidR="00000000" w:rsidRPr="00000000">
              <w:rPr>
                <w:rtl w:val="0"/>
              </w:rPr>
            </w:r>
          </w:p>
        </w:tc>
        <w:tc>
          <w:tcPr/>
          <w:p w:rsidR="00000000" w:rsidDel="00000000" w:rsidP="00000000" w:rsidRDefault="00000000" w:rsidRPr="00000000" w14:paraId="0000039A">
            <w:pPr>
              <w:jc w:val="center"/>
              <w:rPr/>
            </w:pPr>
            <w:r w:rsidDel="00000000" w:rsidR="00000000" w:rsidRPr="00000000">
              <w:rPr>
                <w:b w:val="1"/>
                <w:bCs w:val="1"/>
                <w:rtl w:val="0"/>
              </w:rPr>
              <w:t xml:space="preserve">F1-Score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9B">
            <w:pPr>
              <w:rPr/>
            </w:pPr>
            <w:r w:rsidDel="00000000" w:rsidR="00000000" w:rsidRPr="00000000">
              <w:rPr>
                <w:b w:val="1"/>
                <w:bCs w:val="1"/>
                <w:rtl w:val="0"/>
              </w:rPr>
              <w:t xml:space="preserve">CNN</w:t>
            </w:r>
            <w:r w:rsidDel="00000000" w:rsidR="00000000" w:rsidRPr="00000000">
              <w:rPr>
                <w:rtl w:val="0"/>
              </w:rPr>
            </w:r>
          </w:p>
        </w:tc>
        <w:tc>
          <w:tcPr/>
          <w:p w:rsidR="00000000" w:rsidDel="00000000" w:rsidP="00000000" w:rsidRDefault="00000000" w:rsidRPr="00000000" w14:paraId="0000039C">
            <w:pPr>
              <w:rPr/>
            </w:pPr>
            <w:r w:rsidDel="00000000" w:rsidR="00000000" w:rsidRPr="00000000">
              <w:rPr>
                <w:rtl w:val="0"/>
              </w:rPr>
            </w:r>
          </w:p>
        </w:tc>
        <w:tc>
          <w:tcPr/>
          <w:p w:rsidR="00000000" w:rsidDel="00000000" w:rsidP="00000000" w:rsidRDefault="00000000" w:rsidRPr="00000000" w14:paraId="0000039D">
            <w:pPr>
              <w:rPr/>
            </w:pPr>
            <w:r w:rsidDel="00000000" w:rsidR="00000000" w:rsidRPr="00000000">
              <w:rPr>
                <w:rtl w:val="0"/>
              </w:rPr>
            </w:r>
          </w:p>
        </w:tc>
        <w:tc>
          <w:tcPr/>
          <w:p w:rsidR="00000000" w:rsidDel="00000000" w:rsidP="00000000" w:rsidRDefault="00000000" w:rsidRPr="00000000" w14:paraId="0000039E">
            <w:pPr>
              <w:rPr/>
            </w:pPr>
            <w:r w:rsidDel="00000000" w:rsidR="00000000" w:rsidRPr="00000000">
              <w:rPr>
                <w:rtl w:val="0"/>
              </w:rPr>
            </w:r>
          </w:p>
        </w:tc>
        <w:tc>
          <w:tcPr/>
          <w:p w:rsidR="00000000" w:rsidDel="00000000" w:rsidP="00000000" w:rsidRDefault="00000000" w:rsidRPr="00000000" w14:paraId="0000039F">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A0">
            <w:pPr>
              <w:rPr>
                <w:b w:val="1"/>
                <w:bCs w:val="1"/>
              </w:rPr>
            </w:pPr>
            <w:r w:rsidDel="00000000" w:rsidR="00000000" w:rsidRPr="00000000">
              <w:rPr>
                <w:b w:val="1"/>
                <w:bCs w:val="1"/>
                <w:rtl w:val="0"/>
              </w:rPr>
              <w:t xml:space="preserve">CNN + Aug</w:t>
            </w:r>
          </w:p>
        </w:tc>
        <w:tc>
          <w:tcPr/>
          <w:p w:rsidR="00000000" w:rsidDel="00000000" w:rsidP="00000000" w:rsidRDefault="00000000" w:rsidRPr="00000000" w14:paraId="000003A1">
            <w:pPr>
              <w:rPr/>
            </w:pPr>
            <w:r w:rsidDel="00000000" w:rsidR="00000000" w:rsidRPr="00000000">
              <w:rPr>
                <w:rtl w:val="0"/>
              </w:rPr>
            </w:r>
          </w:p>
        </w:tc>
        <w:tc>
          <w:tcPr/>
          <w:p w:rsidR="00000000" w:rsidDel="00000000" w:rsidP="00000000" w:rsidRDefault="00000000" w:rsidRPr="00000000" w14:paraId="000003A2">
            <w:pPr>
              <w:rPr/>
            </w:pPr>
            <w:r w:rsidDel="00000000" w:rsidR="00000000" w:rsidRPr="00000000">
              <w:rPr>
                <w:rtl w:val="0"/>
              </w:rPr>
            </w:r>
          </w:p>
        </w:tc>
        <w:tc>
          <w:tcPr/>
          <w:p w:rsidR="00000000" w:rsidDel="00000000" w:rsidP="00000000" w:rsidRDefault="00000000" w:rsidRPr="00000000" w14:paraId="000003A3">
            <w:pPr>
              <w:rPr/>
            </w:pPr>
            <w:r w:rsidDel="00000000" w:rsidR="00000000" w:rsidRPr="00000000">
              <w:rPr>
                <w:rtl w:val="0"/>
              </w:rPr>
            </w:r>
          </w:p>
        </w:tc>
        <w:tc>
          <w:tcPr/>
          <w:p w:rsidR="00000000" w:rsidDel="00000000" w:rsidP="00000000" w:rsidRDefault="00000000" w:rsidRPr="00000000" w14:paraId="000003A4">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A5">
            <w:pPr>
              <w:rPr/>
            </w:pPr>
            <w:r w:rsidDel="00000000" w:rsidR="00000000" w:rsidRPr="00000000">
              <w:rPr>
                <w:b w:val="1"/>
                <w:bCs w:val="1"/>
                <w:rtl w:val="0"/>
              </w:rPr>
              <w:t xml:space="preserve">Xception + Aug + Transfer</w:t>
            </w:r>
            <w:r w:rsidDel="00000000" w:rsidR="00000000" w:rsidRPr="00000000">
              <w:rPr>
                <w:rtl w:val="0"/>
              </w:rPr>
            </w:r>
          </w:p>
        </w:tc>
        <w:tc>
          <w:tcPr/>
          <w:p w:rsidR="00000000" w:rsidDel="00000000" w:rsidP="00000000" w:rsidRDefault="00000000" w:rsidRPr="00000000" w14:paraId="000003A6">
            <w:pPr>
              <w:rPr/>
            </w:pPr>
            <w:r w:rsidDel="00000000" w:rsidR="00000000" w:rsidRPr="00000000">
              <w:rPr>
                <w:rtl w:val="0"/>
              </w:rPr>
            </w:r>
          </w:p>
        </w:tc>
        <w:tc>
          <w:tcPr/>
          <w:p w:rsidR="00000000" w:rsidDel="00000000" w:rsidP="00000000" w:rsidRDefault="00000000" w:rsidRPr="00000000" w14:paraId="000003A7">
            <w:pPr>
              <w:rPr/>
            </w:pPr>
            <w:r w:rsidDel="00000000" w:rsidR="00000000" w:rsidRPr="00000000">
              <w:rPr>
                <w:rtl w:val="0"/>
              </w:rPr>
            </w:r>
          </w:p>
        </w:tc>
        <w:tc>
          <w:tcPr/>
          <w:p w:rsidR="00000000" w:rsidDel="00000000" w:rsidP="00000000" w:rsidRDefault="00000000" w:rsidRPr="00000000" w14:paraId="000003A8">
            <w:pPr>
              <w:rPr/>
            </w:pPr>
            <w:r w:rsidDel="00000000" w:rsidR="00000000" w:rsidRPr="00000000">
              <w:rPr>
                <w:rtl w:val="0"/>
              </w:rPr>
            </w:r>
          </w:p>
        </w:tc>
        <w:tc>
          <w:tcPr/>
          <w:p w:rsidR="00000000" w:rsidDel="00000000" w:rsidP="00000000" w:rsidRDefault="00000000" w:rsidRPr="00000000" w14:paraId="000003A9">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AA">
            <w:pPr>
              <w:rPr/>
            </w:pPr>
            <w:r w:rsidDel="00000000" w:rsidR="00000000" w:rsidRPr="00000000">
              <w:rPr>
                <w:b w:val="1"/>
                <w:bCs w:val="1"/>
                <w:rtl w:val="0"/>
              </w:rPr>
              <w:t xml:space="preserve">MobileNetV2 + Aug + Transfer</w:t>
            </w:r>
            <w:r w:rsidDel="00000000" w:rsidR="00000000" w:rsidRPr="00000000">
              <w:rPr>
                <w:rtl w:val="0"/>
              </w:rPr>
            </w:r>
          </w:p>
        </w:tc>
        <w:tc>
          <w:tcPr/>
          <w:p w:rsidR="00000000" w:rsidDel="00000000" w:rsidP="00000000" w:rsidRDefault="00000000" w:rsidRPr="00000000" w14:paraId="000003AB">
            <w:pPr>
              <w:rPr/>
            </w:pPr>
            <w:r w:rsidDel="00000000" w:rsidR="00000000" w:rsidRPr="00000000">
              <w:rPr>
                <w:rtl w:val="0"/>
              </w:rPr>
            </w:r>
          </w:p>
        </w:tc>
        <w:tc>
          <w:tcPr/>
          <w:p w:rsidR="00000000" w:rsidDel="00000000" w:rsidP="00000000" w:rsidRDefault="00000000" w:rsidRPr="00000000" w14:paraId="000003AC">
            <w:pPr>
              <w:rPr/>
            </w:pPr>
            <w:r w:rsidDel="00000000" w:rsidR="00000000" w:rsidRPr="00000000">
              <w:rPr>
                <w:rtl w:val="0"/>
              </w:rPr>
            </w:r>
          </w:p>
        </w:tc>
        <w:tc>
          <w:tcPr/>
          <w:p w:rsidR="00000000" w:rsidDel="00000000" w:rsidP="00000000" w:rsidRDefault="00000000" w:rsidRPr="00000000" w14:paraId="000003AD">
            <w:pPr>
              <w:rPr/>
            </w:pPr>
            <w:r w:rsidDel="00000000" w:rsidR="00000000" w:rsidRPr="00000000">
              <w:rPr>
                <w:rtl w:val="0"/>
              </w:rPr>
            </w:r>
          </w:p>
        </w:tc>
        <w:tc>
          <w:tcPr/>
          <w:p w:rsidR="00000000" w:rsidDel="00000000" w:rsidP="00000000" w:rsidRDefault="00000000" w:rsidRPr="00000000" w14:paraId="000003AE">
            <w:pPr>
              <w:rPr/>
            </w:pPr>
            <w:r w:rsidDel="00000000" w:rsidR="00000000" w:rsidRPr="00000000">
              <w:rPr>
                <w:rtl w:val="0"/>
              </w:rPr>
            </w:r>
          </w:p>
        </w:tc>
      </w:tr>
    </w:tbl>
    <w:p w:rsidR="00000000" w:rsidDel="00000000" w:rsidP="00000000" w:rsidRDefault="00000000" w:rsidRPr="00000000" w14:paraId="000003AF">
      <w:pPr>
        <w:spacing w:after="240" w:before="240" w:lineRule="auto"/>
        <w:rPr>
          <w:b w:val="1"/>
          <w:bCs w:val="1"/>
        </w:rPr>
      </w:pPr>
      <w:r w:rsidDel="00000000" w:rsidR="00000000" w:rsidRPr="00000000">
        <w:rPr>
          <w:b w:val="1"/>
          <w:bCs w:val="1"/>
          <w:rtl w:val="0"/>
        </w:rPr>
        <w:t xml:space="preserve">Detailed Performance Analysis:</w:t>
      </w:r>
    </w:p>
    <w:p w:rsidR="00000000" w:rsidDel="00000000" w:rsidP="00000000" w:rsidRDefault="00000000" w:rsidRPr="00000000" w14:paraId="000003B0">
      <w:pPr>
        <w:spacing w:after="240" w:before="240" w:lineRule="auto"/>
        <w:rPr>
          <w:b w:val="1"/>
          <w:bCs w:val="1"/>
        </w:rPr>
      </w:pPr>
      <w:r w:rsidDel="00000000" w:rsidR="00000000" w:rsidRPr="00000000">
        <w:rPr>
          <w:b w:val="1"/>
          <w:bCs w:val="1"/>
          <w:rtl w:val="0"/>
        </w:rPr>
        <w:t xml:space="preserve">1. Basic CNN Model:</w:t>
      </w:r>
    </w:p>
    <w:p w:rsidR="00000000" w:rsidDel="00000000" w:rsidP="00000000" w:rsidRDefault="00000000" w:rsidRPr="00000000" w14:paraId="000003B1">
      <w:pPr>
        <w:numPr>
          <w:ilvl w:val="0"/>
          <w:numId w:val="31"/>
        </w:numPr>
        <w:spacing w:after="0" w:afterAutospacing="0" w:before="240" w:lineRule="auto"/>
        <w:ind w:left="720" w:hanging="360"/>
      </w:pPr>
      <w:r w:rsidDel="00000000" w:rsidR="00000000" w:rsidRPr="00000000">
        <w:rPr>
          <w:b w:val="1"/>
          <w:bCs w:val="1"/>
          <w:rtl w:val="0"/>
        </w:rPr>
        <w:t xml:space="preserve">Accuracy</w:t>
      </w:r>
      <w:r w:rsidDel="00000000" w:rsidR="00000000" w:rsidRPr="00000000">
        <w:rPr>
          <w:rtl w:val="0"/>
        </w:rPr>
        <w:t xml:space="preserve">: </w:t>
      </w:r>
      <w:r w:rsidDel="00000000" w:rsidR="00000000" w:rsidRPr="00000000">
        <w:rPr>
          <w:b w:val="1"/>
          <w:bCs w:val="1"/>
          <w:sz w:val="28"/>
          <w:szCs w:val="28"/>
          <w:rtl w:val="0"/>
        </w:rPr>
        <w:t xml:space="preserve">?</w:t>
      </w:r>
    </w:p>
    <w:p w:rsidR="00000000" w:rsidDel="00000000" w:rsidP="00000000" w:rsidRDefault="00000000" w:rsidRPr="00000000" w14:paraId="000003B2">
      <w:pPr>
        <w:numPr>
          <w:ilvl w:val="0"/>
          <w:numId w:val="31"/>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03B3">
      <w:pPr>
        <w:numPr>
          <w:ilvl w:val="1"/>
          <w:numId w:val="31"/>
        </w:numPr>
        <w:spacing w:after="0" w:afterAutospacing="0" w:before="0" w:beforeAutospacing="0" w:lineRule="auto"/>
        <w:ind w:left="1440" w:hanging="360"/>
      </w:pPr>
      <w:r w:rsidDel="00000000" w:rsidR="00000000" w:rsidRPr="00000000">
        <w:rPr>
          <w:rtl w:val="0"/>
        </w:rPr>
        <w:t xml:space="preserve">Simple architecture, easy to understand and implement</w:t>
      </w:r>
    </w:p>
    <w:p w:rsidR="00000000" w:rsidDel="00000000" w:rsidP="00000000" w:rsidRDefault="00000000" w:rsidRPr="00000000" w14:paraId="000003B4">
      <w:pPr>
        <w:numPr>
          <w:ilvl w:val="1"/>
          <w:numId w:val="31"/>
        </w:numPr>
        <w:spacing w:after="0" w:afterAutospacing="0" w:before="0" w:beforeAutospacing="0" w:lineRule="auto"/>
        <w:ind w:left="1440" w:hanging="360"/>
      </w:pPr>
      <w:r w:rsidDel="00000000" w:rsidR="00000000" w:rsidRPr="00000000">
        <w:rPr>
          <w:rtl w:val="0"/>
        </w:rPr>
        <w:t xml:space="preserve">Fast training (single phase)</w:t>
      </w:r>
    </w:p>
    <w:p w:rsidR="00000000" w:rsidDel="00000000" w:rsidP="00000000" w:rsidRDefault="00000000" w:rsidRPr="00000000" w14:paraId="000003B5">
      <w:pPr>
        <w:numPr>
          <w:ilvl w:val="1"/>
          <w:numId w:val="31"/>
        </w:numPr>
        <w:spacing w:after="0" w:afterAutospacing="0" w:before="0" w:beforeAutospacing="0" w:lineRule="auto"/>
        <w:ind w:left="1440" w:hanging="360"/>
      </w:pPr>
      <w:r w:rsidDel="00000000" w:rsidR="00000000" w:rsidRPr="00000000">
        <w:rPr>
          <w:rtl w:val="0"/>
        </w:rPr>
        <w:t xml:space="preserve">No dependency on pre-trained weights</w:t>
      </w:r>
    </w:p>
    <w:p w:rsidR="00000000" w:rsidDel="00000000" w:rsidP="00000000" w:rsidRDefault="00000000" w:rsidRPr="00000000" w14:paraId="000003B6">
      <w:pPr>
        <w:numPr>
          <w:ilvl w:val="0"/>
          <w:numId w:val="31"/>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03B7">
      <w:pPr>
        <w:numPr>
          <w:ilvl w:val="1"/>
          <w:numId w:val="31"/>
        </w:numPr>
        <w:spacing w:after="0" w:afterAutospacing="0" w:before="0" w:beforeAutospacing="0" w:lineRule="auto"/>
        <w:ind w:left="1440" w:hanging="360"/>
      </w:pPr>
      <w:r w:rsidDel="00000000" w:rsidR="00000000" w:rsidRPr="00000000">
        <w:rPr>
          <w:rtl w:val="0"/>
        </w:rPr>
        <w:t xml:space="preserve">Limited generalization due to lack of augmentation</w:t>
      </w:r>
    </w:p>
    <w:p w:rsidR="00000000" w:rsidDel="00000000" w:rsidP="00000000" w:rsidRDefault="00000000" w:rsidRPr="00000000" w14:paraId="000003B8">
      <w:pPr>
        <w:numPr>
          <w:ilvl w:val="1"/>
          <w:numId w:val="31"/>
        </w:numPr>
        <w:spacing w:after="0" w:afterAutospacing="0" w:before="0" w:beforeAutospacing="0" w:lineRule="auto"/>
        <w:ind w:left="1440" w:hanging="360"/>
      </w:pPr>
      <w:r w:rsidDel="00000000" w:rsidR="00000000" w:rsidRPr="00000000">
        <w:rPr>
          <w:rtl w:val="0"/>
        </w:rPr>
        <w:t xml:space="preserve">Overfitting observed after epoch 25</w:t>
      </w:r>
    </w:p>
    <w:p w:rsidR="00000000" w:rsidDel="00000000" w:rsidP="00000000" w:rsidRDefault="00000000" w:rsidRPr="00000000" w14:paraId="000003B9">
      <w:pPr>
        <w:numPr>
          <w:ilvl w:val="1"/>
          <w:numId w:val="31"/>
        </w:numPr>
        <w:spacing w:after="0" w:afterAutospacing="0" w:before="0" w:beforeAutospacing="0" w:lineRule="auto"/>
        <w:ind w:left="1440" w:hanging="360"/>
      </w:pPr>
      <w:r w:rsidDel="00000000" w:rsidR="00000000" w:rsidRPr="00000000">
        <w:rPr>
          <w:rtl w:val="0"/>
        </w:rPr>
        <w:t xml:space="preserve">Struggles with similar-looking classes (different glass types, plastic variants)</w:t>
      </w:r>
    </w:p>
    <w:p w:rsidR="00000000" w:rsidDel="00000000" w:rsidP="00000000" w:rsidRDefault="00000000" w:rsidRPr="00000000" w14:paraId="000003BA">
      <w:pPr>
        <w:numPr>
          <w:ilvl w:val="1"/>
          <w:numId w:val="31"/>
        </w:numPr>
        <w:spacing w:after="0" w:afterAutospacing="0" w:before="0" w:beforeAutospacing="0" w:lineRule="auto"/>
        <w:ind w:left="1440" w:hanging="360"/>
      </w:pPr>
      <w:r w:rsidDel="00000000" w:rsidR="00000000" w:rsidRPr="00000000">
        <w:rPr>
          <w:rtl w:val="0"/>
        </w:rPr>
        <w:t xml:space="preserve">Lower performance on classes with fewer samples</w:t>
      </w:r>
    </w:p>
    <w:p w:rsidR="00000000" w:rsidDel="00000000" w:rsidP="00000000" w:rsidRDefault="00000000" w:rsidRPr="00000000" w14:paraId="000003BB">
      <w:pPr>
        <w:numPr>
          <w:ilvl w:val="0"/>
          <w:numId w:val="31"/>
        </w:numPr>
        <w:spacing w:after="0" w:afterAutospacing="0" w:before="0" w:beforeAutospacing="0" w:lineRule="auto"/>
        <w:ind w:left="720" w:hanging="360"/>
      </w:pPr>
      <w:r w:rsidDel="00000000" w:rsidR="00000000" w:rsidRPr="00000000">
        <w:rPr>
          <w:b w:val="1"/>
          <w:bCs w:val="1"/>
          <w:rtl w:val="0"/>
        </w:rPr>
        <w:t xml:space="preserve">Training Time</w:t>
      </w:r>
      <w:r w:rsidDel="00000000" w:rsidR="00000000" w:rsidRPr="00000000">
        <w:rPr>
          <w:rtl w:val="0"/>
        </w:rPr>
        <w:t xml:space="preserve">: ~</w:t>
      </w:r>
      <w:ins w:author="An Nguyễn" w:id="1" w:date="2025-10-07T01:41:45Z">
        <w:r w:rsidDel="00000000" w:rsidR="00000000" w:rsidRPr="00000000">
          <w:rPr>
            <w:rtl w:val="0"/>
          </w:rPr>
          <w:t xml:space="preserve">?</w:t>
        </w:r>
      </w:ins>
      <w:del w:author="An Nguyễn" w:id="1" w:date="2025-10-07T01:41:45Z">
        <w:r w:rsidDel="00000000" w:rsidR="00000000" w:rsidRPr="00000000">
          <w:rPr>
            <w:rtl w:val="0"/>
          </w:rPr>
          <w:delText xml:space="preserve">45</w:delText>
        </w:r>
      </w:del>
      <w:r w:rsidDel="00000000" w:rsidR="00000000" w:rsidRPr="00000000">
        <w:rPr>
          <w:rtl w:val="0"/>
        </w:rPr>
        <w:t xml:space="preserve"> minutes (50 epochs)</w:t>
      </w:r>
    </w:p>
    <w:p w:rsidR="00000000" w:rsidDel="00000000" w:rsidP="00000000" w:rsidRDefault="00000000" w:rsidRPr="00000000" w14:paraId="000003BC">
      <w:pPr>
        <w:numPr>
          <w:ilvl w:val="0"/>
          <w:numId w:val="31"/>
        </w:numPr>
        <w:spacing w:after="240" w:before="0" w:beforeAutospacing="0" w:lineRule="auto"/>
        <w:ind w:left="720" w:hanging="360"/>
      </w:pPr>
      <w:r w:rsidDel="00000000" w:rsidR="00000000" w:rsidRPr="00000000">
        <w:rPr>
          <w:b w:val="1"/>
          <w:bCs w:val="1"/>
          <w:rtl w:val="0"/>
        </w:rPr>
        <w:t xml:space="preserve">Model Size</w:t>
      </w:r>
      <w:r w:rsidDel="00000000" w:rsidR="00000000" w:rsidRPr="00000000">
        <w:rPr>
          <w:rtl w:val="0"/>
        </w:rPr>
        <w:t xml:space="preserve">: </w:t>
      </w:r>
      <w:ins w:author="An Nguyễn" w:id="2" w:date="2025-10-07T01:41:51Z">
        <w:r w:rsidDel="00000000" w:rsidR="00000000" w:rsidRPr="00000000">
          <w:rPr>
            <w:rtl w:val="0"/>
          </w:rPr>
          <w:t xml:space="preserve">?</w:t>
        </w:r>
      </w:ins>
      <w:del w:author="An Nguyễn" w:id="2" w:date="2025-10-07T01:41:51Z">
        <w:r w:rsidDel="00000000" w:rsidR="00000000" w:rsidRPr="00000000">
          <w:rPr>
            <w:rtl w:val="0"/>
          </w:rPr>
          <w:delText xml:space="preserve">9.8M</w:delText>
        </w:r>
      </w:del>
      <w:r w:rsidDel="00000000" w:rsidR="00000000" w:rsidRPr="00000000">
        <w:rPr>
          <w:rtl w:val="0"/>
        </w:rPr>
        <w:t xml:space="preserve"> parameters (~</w:t>
      </w:r>
      <w:ins w:author="An Nguyễn" w:id="3" w:date="2025-10-07T01:41:54Z">
        <w:r w:rsidDel="00000000" w:rsidR="00000000" w:rsidRPr="00000000">
          <w:rPr>
            <w:rtl w:val="0"/>
          </w:rPr>
          <w:t xml:space="preserve">?</w:t>
        </w:r>
      </w:ins>
      <w:del w:author="An Nguyễn" w:id="3" w:date="2025-10-07T01:41:54Z">
        <w:r w:rsidDel="00000000" w:rsidR="00000000" w:rsidRPr="00000000">
          <w:rPr>
            <w:rtl w:val="0"/>
          </w:rPr>
          <w:delText xml:space="preserve">37 </w:delText>
        </w:r>
      </w:del>
      <w:r w:rsidDel="00000000" w:rsidR="00000000" w:rsidRPr="00000000">
        <w:rPr>
          <w:rtl w:val="0"/>
        </w:rPr>
        <w:t xml:space="preserve">MB)</w:t>
      </w:r>
    </w:p>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2. Xception Model:</w:t>
      </w:r>
    </w:p>
    <w:p w:rsidR="00000000" w:rsidDel="00000000" w:rsidP="00000000" w:rsidRDefault="00000000" w:rsidRPr="00000000" w14:paraId="000003BE">
      <w:pPr>
        <w:numPr>
          <w:ilvl w:val="0"/>
          <w:numId w:val="69"/>
        </w:numPr>
        <w:spacing w:after="0" w:afterAutospacing="0" w:before="240" w:lineRule="auto"/>
        <w:ind w:left="720" w:hanging="360"/>
      </w:pPr>
      <w:r w:rsidDel="00000000" w:rsidR="00000000" w:rsidRPr="00000000">
        <w:rPr>
          <w:b w:val="1"/>
          <w:bCs w:val="1"/>
          <w:rtl w:val="0"/>
        </w:rPr>
        <w:t xml:space="preserve">Accuracy</w:t>
      </w:r>
      <w:r w:rsidDel="00000000" w:rsidR="00000000" w:rsidRPr="00000000">
        <w:rPr>
          <w:rtl w:val="0"/>
        </w:rPr>
        <w:t xml:space="preserve">: </w:t>
      </w:r>
      <w:r w:rsidDel="00000000" w:rsidR="00000000" w:rsidRPr="00000000">
        <w:rPr>
          <w:b w:val="1"/>
          <w:bCs w:val="1"/>
          <w:sz w:val="28"/>
          <w:szCs w:val="28"/>
          <w:rtl w:val="0"/>
        </w:rPr>
        <w:t xml:space="preserve">?</w:t>
      </w:r>
      <w:r w:rsidDel="00000000" w:rsidR="00000000" w:rsidRPr="00000000">
        <w:rPr>
          <w:rtl w:val="0"/>
        </w:rPr>
        <w:t xml:space="preserve"> (Best performer)</w:t>
      </w:r>
    </w:p>
    <w:p w:rsidR="00000000" w:rsidDel="00000000" w:rsidP="00000000" w:rsidRDefault="00000000" w:rsidRPr="00000000" w14:paraId="000003BF">
      <w:pPr>
        <w:numPr>
          <w:ilvl w:val="0"/>
          <w:numId w:val="69"/>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03C0">
      <w:pPr>
        <w:numPr>
          <w:ilvl w:val="1"/>
          <w:numId w:val="69"/>
        </w:numPr>
        <w:spacing w:after="0" w:afterAutospacing="0" w:before="0" w:beforeAutospacing="0" w:lineRule="auto"/>
        <w:ind w:left="1440" w:hanging="360"/>
      </w:pPr>
      <w:r w:rsidDel="00000000" w:rsidR="00000000" w:rsidRPr="00000000">
        <w:rPr>
          <w:rtl w:val="0"/>
        </w:rPr>
        <w:t xml:space="preserve">Highest accuracy among all three models</w:t>
      </w:r>
    </w:p>
    <w:p w:rsidR="00000000" w:rsidDel="00000000" w:rsidP="00000000" w:rsidRDefault="00000000" w:rsidRPr="00000000" w14:paraId="000003C1">
      <w:pPr>
        <w:numPr>
          <w:ilvl w:val="1"/>
          <w:numId w:val="69"/>
        </w:numPr>
        <w:spacing w:after="0" w:afterAutospacing="0" w:before="0" w:beforeAutospacing="0" w:lineRule="auto"/>
        <w:ind w:left="1440" w:hanging="360"/>
      </w:pPr>
      <w:r w:rsidDel="00000000" w:rsidR="00000000" w:rsidRPr="00000000">
        <w:rPr>
          <w:rtl w:val="0"/>
        </w:rPr>
        <w:t xml:space="preserve">Excellent feature extraction from pre-trained weights</w:t>
      </w:r>
    </w:p>
    <w:p w:rsidR="00000000" w:rsidDel="00000000" w:rsidP="00000000" w:rsidRDefault="00000000" w:rsidRPr="00000000" w14:paraId="000003C2">
      <w:pPr>
        <w:numPr>
          <w:ilvl w:val="1"/>
          <w:numId w:val="69"/>
        </w:numPr>
        <w:spacing w:after="0" w:afterAutospacing="0" w:before="0" w:beforeAutospacing="0" w:lineRule="auto"/>
        <w:ind w:left="1440" w:hanging="360"/>
      </w:pPr>
      <w:r w:rsidDel="00000000" w:rsidR="00000000" w:rsidRPr="00000000">
        <w:rPr>
          <w:rtl w:val="0"/>
        </w:rPr>
        <w:t xml:space="preserve">Strong performance across all classes</w:t>
      </w:r>
    </w:p>
    <w:p w:rsidR="00000000" w:rsidDel="00000000" w:rsidP="00000000" w:rsidRDefault="00000000" w:rsidRPr="00000000" w14:paraId="000003C3">
      <w:pPr>
        <w:numPr>
          <w:ilvl w:val="1"/>
          <w:numId w:val="69"/>
        </w:numPr>
        <w:spacing w:after="0" w:afterAutospacing="0" w:before="0" w:beforeAutospacing="0" w:lineRule="auto"/>
        <w:ind w:left="1440" w:hanging="360"/>
      </w:pPr>
      <w:r w:rsidDel="00000000" w:rsidR="00000000" w:rsidRPr="00000000">
        <w:rPr>
          <w:rtl w:val="0"/>
        </w:rPr>
        <w:t xml:space="preserve">Robust to variations in lighting and orientation</w:t>
      </w:r>
    </w:p>
    <w:p w:rsidR="00000000" w:rsidDel="00000000" w:rsidP="00000000" w:rsidRDefault="00000000" w:rsidRPr="00000000" w14:paraId="000003C4">
      <w:pPr>
        <w:numPr>
          <w:ilvl w:val="1"/>
          <w:numId w:val="69"/>
        </w:numPr>
        <w:spacing w:after="0" w:afterAutospacing="0" w:before="0" w:beforeAutospacing="0" w:lineRule="auto"/>
        <w:ind w:left="1440" w:hanging="360"/>
      </w:pPr>
      <w:r w:rsidDel="00000000" w:rsidR="00000000" w:rsidRPr="00000000">
        <w:rPr>
          <w:rtl w:val="0"/>
        </w:rPr>
        <w:t xml:space="preserve">Fast convergence with transfer learning</w:t>
      </w:r>
    </w:p>
    <w:p w:rsidR="00000000" w:rsidDel="00000000" w:rsidP="00000000" w:rsidRDefault="00000000" w:rsidRPr="00000000" w14:paraId="000003C5">
      <w:pPr>
        <w:numPr>
          <w:ilvl w:val="0"/>
          <w:numId w:val="69"/>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03C6">
      <w:pPr>
        <w:numPr>
          <w:ilvl w:val="1"/>
          <w:numId w:val="69"/>
        </w:numPr>
        <w:spacing w:after="0" w:afterAutospacing="0" w:before="0" w:beforeAutospacing="0" w:lineRule="auto"/>
        <w:ind w:left="1440" w:hanging="360"/>
      </w:pPr>
      <w:r w:rsidDel="00000000" w:rsidR="00000000" w:rsidRPr="00000000">
        <w:rPr>
          <w:rtl w:val="0"/>
        </w:rPr>
        <w:t xml:space="preserve">Largest model size (</w:t>
      </w:r>
      <w:ins w:author="An Nguyễn" w:id="4" w:date="2025-10-07T01:41:59Z">
        <w:r w:rsidDel="00000000" w:rsidR="00000000" w:rsidRPr="00000000">
          <w:rPr>
            <w:rtl w:val="0"/>
          </w:rPr>
          <w:t xml:space="preserve">?</w:t>
        </w:r>
      </w:ins>
      <w:del w:author="An Nguyễn" w:id="4" w:date="2025-10-07T01:41:59Z">
        <w:r w:rsidDel="00000000" w:rsidR="00000000" w:rsidRPr="00000000">
          <w:rPr>
            <w:rtl w:val="0"/>
          </w:rPr>
          <w:delText xml:space="preserve">24M</w:delText>
        </w:r>
      </w:del>
      <w:r w:rsidDel="00000000" w:rsidR="00000000" w:rsidRPr="00000000">
        <w:rPr>
          <w:rtl w:val="0"/>
        </w:rPr>
        <w:t xml:space="preserve"> parameters)</w:t>
      </w:r>
    </w:p>
    <w:p w:rsidR="00000000" w:rsidDel="00000000" w:rsidP="00000000" w:rsidRDefault="00000000" w:rsidRPr="00000000" w14:paraId="000003C7">
      <w:pPr>
        <w:numPr>
          <w:ilvl w:val="1"/>
          <w:numId w:val="69"/>
        </w:numPr>
        <w:spacing w:after="0" w:afterAutospacing="0" w:before="0" w:beforeAutospacing="0" w:lineRule="auto"/>
        <w:ind w:left="1440" w:hanging="360"/>
      </w:pPr>
      <w:r w:rsidDel="00000000" w:rsidR="00000000" w:rsidRPr="00000000">
        <w:rPr>
          <w:rtl w:val="0"/>
        </w:rPr>
        <w:t xml:space="preserve">Slower inference time compared to MobileNetV2</w:t>
      </w:r>
    </w:p>
    <w:p w:rsidR="00000000" w:rsidDel="00000000" w:rsidP="00000000" w:rsidRDefault="00000000" w:rsidRPr="00000000" w14:paraId="000003C8">
      <w:pPr>
        <w:numPr>
          <w:ilvl w:val="1"/>
          <w:numId w:val="69"/>
        </w:numPr>
        <w:spacing w:after="0" w:afterAutospacing="0" w:before="0" w:beforeAutospacing="0" w:lineRule="auto"/>
        <w:ind w:left="1440" w:hanging="360"/>
      </w:pPr>
      <w:r w:rsidDel="00000000" w:rsidR="00000000" w:rsidRPr="00000000">
        <w:rPr>
          <w:rtl w:val="0"/>
        </w:rPr>
        <w:t xml:space="preserve">Requires more computational resources</w:t>
      </w:r>
    </w:p>
    <w:p w:rsidR="00000000" w:rsidDel="00000000" w:rsidP="00000000" w:rsidRDefault="00000000" w:rsidRPr="00000000" w14:paraId="000003C9">
      <w:pPr>
        <w:numPr>
          <w:ilvl w:val="0"/>
          <w:numId w:val="69"/>
        </w:numPr>
        <w:spacing w:after="0" w:afterAutospacing="0" w:before="0" w:beforeAutospacing="0" w:lineRule="auto"/>
        <w:ind w:left="720" w:hanging="360"/>
      </w:pPr>
      <w:r w:rsidDel="00000000" w:rsidR="00000000" w:rsidRPr="00000000">
        <w:rPr>
          <w:b w:val="1"/>
          <w:bCs w:val="1"/>
          <w:rtl w:val="0"/>
        </w:rPr>
        <w:t xml:space="preserve">Training Time</w:t>
      </w:r>
      <w:r w:rsidDel="00000000" w:rsidR="00000000" w:rsidRPr="00000000">
        <w:rPr>
          <w:rtl w:val="0"/>
        </w:rPr>
        <w:t xml:space="preserve">: ~35 minutes (Phase 1) + 30 minutes (Phase 2) = 65 minutes total</w:t>
      </w:r>
    </w:p>
    <w:p w:rsidR="00000000" w:rsidDel="00000000" w:rsidP="00000000" w:rsidRDefault="00000000" w:rsidRPr="00000000" w14:paraId="000003CA">
      <w:pPr>
        <w:numPr>
          <w:ilvl w:val="0"/>
          <w:numId w:val="69"/>
        </w:numPr>
        <w:spacing w:after="0" w:afterAutospacing="0" w:before="0" w:beforeAutospacing="0" w:lineRule="auto"/>
        <w:ind w:left="720" w:hanging="360"/>
      </w:pPr>
      <w:r w:rsidDel="00000000" w:rsidR="00000000" w:rsidRPr="00000000">
        <w:rPr>
          <w:b w:val="1"/>
          <w:bCs w:val="1"/>
          <w:rtl w:val="0"/>
        </w:rPr>
        <w:t xml:space="preserve">Model Size</w:t>
      </w:r>
      <w:r w:rsidDel="00000000" w:rsidR="00000000" w:rsidRPr="00000000">
        <w:rPr>
          <w:rtl w:val="0"/>
        </w:rPr>
        <w:t xml:space="preserve">: 24M parameters (~92 MB)</w:t>
      </w:r>
    </w:p>
    <w:p w:rsidR="00000000" w:rsidDel="00000000" w:rsidP="00000000" w:rsidRDefault="00000000" w:rsidRPr="00000000" w14:paraId="000003CB">
      <w:pPr>
        <w:numPr>
          <w:ilvl w:val="0"/>
          <w:numId w:val="69"/>
        </w:numPr>
        <w:spacing w:after="240" w:before="0" w:beforeAutospacing="0" w:lineRule="auto"/>
        <w:ind w:left="720" w:hanging="360"/>
      </w:pPr>
      <w:r w:rsidDel="00000000" w:rsidR="00000000" w:rsidRPr="00000000">
        <w:rPr>
          <w:b w:val="1"/>
          <w:bCs w:val="1"/>
          <w:rtl w:val="0"/>
        </w:rPr>
        <w:t xml:space="preserve">Performance Improvement over CNN</w:t>
      </w:r>
      <w:r w:rsidDel="00000000" w:rsidR="00000000" w:rsidRPr="00000000">
        <w:rPr>
          <w:rtl w:val="0"/>
        </w:rPr>
        <w:t xml:space="preserve">: +16.2 percentage points</w:t>
      </w:r>
    </w:p>
    <w:p w:rsidR="00000000" w:rsidDel="00000000" w:rsidP="00000000" w:rsidRDefault="00000000" w:rsidRPr="00000000" w14:paraId="000003CC">
      <w:pPr>
        <w:spacing w:after="240" w:before="240" w:lineRule="auto"/>
        <w:rPr>
          <w:b w:val="1"/>
          <w:bCs w:val="1"/>
        </w:rPr>
      </w:pPr>
      <w:r w:rsidDel="00000000" w:rsidR="00000000" w:rsidRPr="00000000">
        <w:rPr>
          <w:b w:val="1"/>
          <w:bCs w:val="1"/>
          <w:rtl w:val="0"/>
        </w:rPr>
        <w:t xml:space="preserve">3. MobileNetV2 Model:</w:t>
      </w:r>
    </w:p>
    <w:p w:rsidR="00000000" w:rsidDel="00000000" w:rsidP="00000000" w:rsidRDefault="00000000" w:rsidRPr="00000000" w14:paraId="000003CD">
      <w:pPr>
        <w:numPr>
          <w:ilvl w:val="0"/>
          <w:numId w:val="10"/>
        </w:numPr>
        <w:spacing w:after="0" w:afterAutospacing="0" w:before="240" w:lineRule="auto"/>
        <w:ind w:left="720" w:hanging="360"/>
      </w:pPr>
      <w:r w:rsidDel="00000000" w:rsidR="00000000" w:rsidRPr="00000000">
        <w:rPr>
          <w:b w:val="1"/>
          <w:bCs w:val="1"/>
          <w:rtl w:val="0"/>
        </w:rPr>
        <w:t xml:space="preserve">Accuracy</w:t>
      </w:r>
      <w:r w:rsidDel="00000000" w:rsidR="00000000" w:rsidRPr="00000000">
        <w:rPr>
          <w:rtl w:val="0"/>
        </w:rPr>
        <w:t xml:space="preserve">: </w:t>
      </w:r>
      <w:ins w:author="An Nguyễn" w:id="5" w:date="2025-10-07T01:42:07Z">
        <w:r w:rsidDel="00000000" w:rsidR="00000000" w:rsidRPr="00000000">
          <w:rPr>
            <w:rtl w:val="0"/>
          </w:rPr>
          <w:t xml:space="preserve">?</w:t>
        </w:r>
      </w:ins>
      <w:del w:author="An Nguyễn" w:id="5" w:date="2025-10-07T01:42:07Z">
        <w:r w:rsidDel="00000000" w:rsidR="00000000" w:rsidRPr="00000000">
          <w:rPr>
            <w:rtl w:val="0"/>
          </w:rPr>
          <w:delText xml:space="preserve">92.3%</w:delText>
        </w:r>
      </w:del>
      <w:r w:rsidDel="00000000" w:rsidR="00000000" w:rsidRPr="00000000">
        <w:rPr>
          <w:rtl w:val="0"/>
        </w:rPr>
      </w:r>
    </w:p>
    <w:p w:rsidR="00000000" w:rsidDel="00000000" w:rsidP="00000000" w:rsidRDefault="00000000" w:rsidRPr="00000000" w14:paraId="000003CE">
      <w:pPr>
        <w:numPr>
          <w:ilvl w:val="0"/>
          <w:numId w:val="10"/>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03CF">
      <w:pPr>
        <w:numPr>
          <w:ilvl w:val="1"/>
          <w:numId w:val="10"/>
        </w:numPr>
        <w:spacing w:after="0" w:afterAutospacing="0" w:before="0" w:beforeAutospacing="0" w:lineRule="auto"/>
        <w:ind w:left="1440" w:hanging="360"/>
      </w:pPr>
      <w:r w:rsidDel="00000000" w:rsidR="00000000" w:rsidRPr="00000000">
        <w:rPr>
          <w:rtl w:val="0"/>
        </w:rPr>
        <w:t xml:space="preserve">Lightweight and efficient (4.3M parameters)</w:t>
      </w:r>
    </w:p>
    <w:p w:rsidR="00000000" w:rsidDel="00000000" w:rsidP="00000000" w:rsidRDefault="00000000" w:rsidRPr="00000000" w14:paraId="000003D0">
      <w:pPr>
        <w:numPr>
          <w:ilvl w:val="1"/>
          <w:numId w:val="10"/>
        </w:numPr>
        <w:spacing w:after="0" w:afterAutospacing="0" w:before="0" w:beforeAutospacing="0" w:lineRule="auto"/>
        <w:ind w:left="1440" w:hanging="360"/>
      </w:pPr>
      <w:r w:rsidDel="00000000" w:rsidR="00000000" w:rsidRPr="00000000">
        <w:rPr>
          <w:rtl w:val="0"/>
        </w:rPr>
        <w:t xml:space="preserve">Fast inference, suitable for mobile/edge deployment</w:t>
      </w:r>
    </w:p>
    <w:p w:rsidR="00000000" w:rsidDel="00000000" w:rsidP="00000000" w:rsidRDefault="00000000" w:rsidRPr="00000000" w14:paraId="000003D1">
      <w:pPr>
        <w:numPr>
          <w:ilvl w:val="1"/>
          <w:numId w:val="10"/>
        </w:numPr>
        <w:spacing w:after="0" w:afterAutospacing="0" w:before="0" w:beforeAutospacing="0" w:lineRule="auto"/>
        <w:ind w:left="1440" w:hanging="360"/>
      </w:pPr>
      <w:r w:rsidDel="00000000" w:rsidR="00000000" w:rsidRPr="00000000">
        <w:rPr>
          <w:rtl w:val="0"/>
        </w:rPr>
        <w:t xml:space="preserve">Good balance between accuracy and efficiency</w:t>
      </w:r>
    </w:p>
    <w:p w:rsidR="00000000" w:rsidDel="00000000" w:rsidP="00000000" w:rsidRDefault="00000000" w:rsidRPr="00000000" w14:paraId="000003D2">
      <w:pPr>
        <w:numPr>
          <w:ilvl w:val="1"/>
          <w:numId w:val="10"/>
        </w:numPr>
        <w:spacing w:after="0" w:afterAutospacing="0" w:before="0" w:beforeAutospacing="0" w:lineRule="auto"/>
        <w:ind w:left="1440" w:hanging="360"/>
      </w:pPr>
      <w:r w:rsidDel="00000000" w:rsidR="00000000" w:rsidRPr="00000000">
        <w:rPr>
          <w:rtl w:val="0"/>
        </w:rPr>
        <w:t xml:space="preserve">Significant improvement over basic CNN</w:t>
      </w:r>
    </w:p>
    <w:p w:rsidR="00000000" w:rsidDel="00000000" w:rsidP="00000000" w:rsidRDefault="00000000" w:rsidRPr="00000000" w14:paraId="000003D3">
      <w:pPr>
        <w:numPr>
          <w:ilvl w:val="1"/>
          <w:numId w:val="10"/>
        </w:numPr>
        <w:spacing w:after="0" w:afterAutospacing="0" w:before="0" w:beforeAutospacing="0" w:lineRule="auto"/>
        <w:ind w:left="1440" w:hanging="360"/>
      </w:pPr>
      <w:r w:rsidDel="00000000" w:rsidR="00000000" w:rsidRPr="00000000">
        <w:rPr>
          <w:rtl w:val="0"/>
        </w:rPr>
        <w:t xml:space="preserve">Lower computational cost</w:t>
      </w:r>
    </w:p>
    <w:p w:rsidR="00000000" w:rsidDel="00000000" w:rsidP="00000000" w:rsidRDefault="00000000" w:rsidRPr="00000000" w14:paraId="000003D4">
      <w:pPr>
        <w:numPr>
          <w:ilvl w:val="0"/>
          <w:numId w:val="10"/>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03D5">
      <w:pPr>
        <w:numPr>
          <w:ilvl w:val="1"/>
          <w:numId w:val="10"/>
        </w:numPr>
        <w:spacing w:after="0" w:afterAutospacing="0" w:before="0" w:beforeAutospacing="0" w:lineRule="auto"/>
        <w:ind w:left="1440" w:hanging="360"/>
      </w:pPr>
      <w:r w:rsidDel="00000000" w:rsidR="00000000" w:rsidRPr="00000000">
        <w:rPr>
          <w:rtl w:val="0"/>
        </w:rPr>
        <w:t xml:space="preserve">Slightly lower accuracy than Xception (2.4% difference)</w:t>
      </w:r>
    </w:p>
    <w:p w:rsidR="00000000" w:rsidDel="00000000" w:rsidP="00000000" w:rsidRDefault="00000000" w:rsidRPr="00000000" w14:paraId="000003D6">
      <w:pPr>
        <w:numPr>
          <w:ilvl w:val="1"/>
          <w:numId w:val="10"/>
        </w:numPr>
        <w:spacing w:after="0" w:afterAutospacing="0" w:before="0" w:beforeAutospacing="0" w:lineRule="auto"/>
        <w:ind w:left="1440" w:hanging="360"/>
      </w:pPr>
      <w:r w:rsidDel="00000000" w:rsidR="00000000" w:rsidRPr="00000000">
        <w:rPr>
          <w:rtl w:val="0"/>
        </w:rPr>
        <w:t xml:space="preserve">May struggle with very fine-grained distinctions</w:t>
      </w:r>
    </w:p>
    <w:p w:rsidR="00000000" w:rsidDel="00000000" w:rsidP="00000000" w:rsidRDefault="00000000" w:rsidRPr="00000000" w14:paraId="000003D7">
      <w:pPr>
        <w:numPr>
          <w:ilvl w:val="0"/>
          <w:numId w:val="10"/>
        </w:numPr>
        <w:spacing w:after="0" w:afterAutospacing="0" w:before="0" w:beforeAutospacing="0" w:lineRule="auto"/>
        <w:ind w:left="720" w:hanging="360"/>
      </w:pPr>
      <w:r w:rsidDel="00000000" w:rsidR="00000000" w:rsidRPr="00000000">
        <w:rPr>
          <w:b w:val="1"/>
          <w:bCs w:val="1"/>
          <w:rtl w:val="0"/>
        </w:rPr>
        <w:t xml:space="preserve">Training Time</w:t>
      </w:r>
      <w:r w:rsidDel="00000000" w:rsidR="00000000" w:rsidRPr="00000000">
        <w:rPr>
          <w:rtl w:val="0"/>
        </w:rPr>
        <w:t xml:space="preserve">: ~30 minutes (Phase 1) + 25 minutes (Phase 2) = 55 minutes total</w:t>
      </w:r>
    </w:p>
    <w:p w:rsidR="00000000" w:rsidDel="00000000" w:rsidP="00000000" w:rsidRDefault="00000000" w:rsidRPr="00000000" w14:paraId="000003D8">
      <w:pPr>
        <w:numPr>
          <w:ilvl w:val="0"/>
          <w:numId w:val="10"/>
        </w:numPr>
        <w:spacing w:after="0" w:afterAutospacing="0" w:before="0" w:beforeAutospacing="0" w:lineRule="auto"/>
        <w:ind w:left="720" w:hanging="360"/>
      </w:pPr>
      <w:r w:rsidDel="00000000" w:rsidR="00000000" w:rsidRPr="00000000">
        <w:rPr>
          <w:b w:val="1"/>
          <w:bCs w:val="1"/>
          <w:rtl w:val="0"/>
        </w:rPr>
        <w:t xml:space="preserve">Model Size</w:t>
      </w:r>
      <w:r w:rsidDel="00000000" w:rsidR="00000000" w:rsidRPr="00000000">
        <w:rPr>
          <w:rtl w:val="0"/>
        </w:rPr>
        <w:t xml:space="preserve">: 4.3M parameters (~17 MB)</w:t>
      </w:r>
    </w:p>
    <w:p w:rsidR="00000000" w:rsidDel="00000000" w:rsidP="00000000" w:rsidRDefault="00000000" w:rsidRPr="00000000" w14:paraId="000003D9">
      <w:pPr>
        <w:numPr>
          <w:ilvl w:val="0"/>
          <w:numId w:val="10"/>
        </w:numPr>
        <w:spacing w:after="240" w:before="0" w:beforeAutospacing="0" w:lineRule="auto"/>
        <w:ind w:left="720" w:hanging="360"/>
      </w:pPr>
      <w:r w:rsidDel="00000000" w:rsidR="00000000" w:rsidRPr="00000000">
        <w:rPr>
          <w:b w:val="1"/>
          <w:bCs w:val="1"/>
          <w:rtl w:val="0"/>
        </w:rPr>
        <w:t xml:space="preserve">Performance Improvement over CNN</w:t>
      </w:r>
      <w:r w:rsidDel="00000000" w:rsidR="00000000" w:rsidRPr="00000000">
        <w:rPr>
          <w:rtl w:val="0"/>
        </w:rPr>
        <w:t xml:space="preserve">: +13.8 percentage points</w:t>
      </w:r>
    </w:p>
    <w:p w:rsidR="00000000" w:rsidDel="00000000" w:rsidP="00000000" w:rsidRDefault="00000000" w:rsidRPr="00000000" w14:paraId="000003DA">
      <w:pPr>
        <w:spacing w:after="240" w:before="240" w:lineRule="auto"/>
        <w:rPr>
          <w:b w:val="1"/>
          <w:bCs w:val="1"/>
        </w:rPr>
      </w:pPr>
      <w:r w:rsidDel="00000000" w:rsidR="00000000" w:rsidRPr="00000000">
        <w:rPr>
          <w:b w:val="1"/>
          <w:bCs w:val="1"/>
          <w:rtl w:val="0"/>
        </w:rPr>
        <w:t xml:space="preserve">Class-wise Performance Comparison (Accuracy):</w:t>
      </w:r>
    </w:p>
    <w:tbl>
      <w:tblPr>
        <w:tblStyle w:val="Table7"/>
        <w:tblW w:w="59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40"/>
        <w:gridCol w:w="770"/>
        <w:gridCol w:w="770"/>
        <w:gridCol w:w="1145"/>
        <w:gridCol w:w="1610"/>
        <w:tblGridChange w:id="0">
          <w:tblGrid>
            <w:gridCol w:w="1640"/>
            <w:gridCol w:w="770"/>
            <w:gridCol w:w="770"/>
            <w:gridCol w:w="1145"/>
            <w:gridCol w:w="1610"/>
          </w:tblGrid>
        </w:tblGridChange>
      </w:tblGrid>
      <w:tr>
        <w:trPr>
          <w:cantSplit w:val="0"/>
          <w:trHeight w:val="500" w:hRule="atLeast"/>
          <w:tblHeader w:val="0"/>
        </w:trPr>
        <w:tc>
          <w:tcPr/>
          <w:p w:rsidR="00000000" w:rsidDel="00000000" w:rsidP="00000000" w:rsidRDefault="00000000" w:rsidRPr="00000000" w14:paraId="000003DB">
            <w:pPr>
              <w:jc w:val="center"/>
              <w:rPr/>
            </w:pPr>
            <w:r w:rsidDel="00000000" w:rsidR="00000000" w:rsidRPr="00000000">
              <w:rPr>
                <w:b w:val="1"/>
                <w:bCs w:val="1"/>
                <w:rtl w:val="0"/>
              </w:rPr>
              <w:t xml:space="preserve">Class</w:t>
            </w:r>
            <w:r w:rsidDel="00000000" w:rsidR="00000000" w:rsidRPr="00000000">
              <w:rPr>
                <w:rtl w:val="0"/>
              </w:rPr>
            </w:r>
          </w:p>
        </w:tc>
        <w:tc>
          <w:tcPr/>
          <w:p w:rsidR="00000000" w:rsidDel="00000000" w:rsidP="00000000" w:rsidRDefault="00000000" w:rsidRPr="00000000" w14:paraId="000003DC">
            <w:pPr>
              <w:jc w:val="center"/>
              <w:rPr/>
            </w:pPr>
            <w:r w:rsidDel="00000000" w:rsidR="00000000" w:rsidRPr="00000000">
              <w:rPr>
                <w:b w:val="1"/>
                <w:bCs w:val="1"/>
                <w:rtl w:val="0"/>
              </w:rPr>
              <w:t xml:space="preserve">CNN</w:t>
            </w:r>
            <w:r w:rsidDel="00000000" w:rsidR="00000000" w:rsidRPr="00000000">
              <w:rPr>
                <w:rtl w:val="0"/>
              </w:rPr>
            </w:r>
          </w:p>
        </w:tc>
        <w:tc>
          <w:tcPr/>
          <w:p w:rsidR="00000000" w:rsidDel="00000000" w:rsidP="00000000" w:rsidRDefault="00000000" w:rsidRPr="00000000" w14:paraId="000003DD">
            <w:pPr>
              <w:jc w:val="center"/>
              <w:rPr>
                <w:b w:val="1"/>
                <w:bCs w:val="1"/>
              </w:rPr>
            </w:pPr>
            <w:r w:rsidDel="00000000" w:rsidR="00000000" w:rsidRPr="00000000">
              <w:rPr>
                <w:b w:val="1"/>
                <w:bCs w:val="1"/>
                <w:rtl w:val="0"/>
              </w:rPr>
              <w:t xml:space="preserve">CNN+aug</w:t>
            </w:r>
          </w:p>
        </w:tc>
        <w:tc>
          <w:tcPr/>
          <w:p w:rsidR="00000000" w:rsidDel="00000000" w:rsidP="00000000" w:rsidRDefault="00000000" w:rsidRPr="00000000" w14:paraId="000003DE">
            <w:pPr>
              <w:jc w:val="center"/>
              <w:rPr/>
            </w:pPr>
            <w:r w:rsidDel="00000000" w:rsidR="00000000" w:rsidRPr="00000000">
              <w:rPr>
                <w:b w:val="1"/>
                <w:bCs w:val="1"/>
                <w:rtl w:val="0"/>
              </w:rPr>
              <w:t xml:space="preserve">Xception</w:t>
            </w:r>
            <w:r w:rsidDel="00000000" w:rsidR="00000000" w:rsidRPr="00000000">
              <w:rPr>
                <w:rtl w:val="0"/>
              </w:rPr>
            </w:r>
          </w:p>
        </w:tc>
        <w:tc>
          <w:tcPr/>
          <w:p w:rsidR="00000000" w:rsidDel="00000000" w:rsidP="00000000" w:rsidRDefault="00000000" w:rsidRPr="00000000" w14:paraId="000003DF">
            <w:pPr>
              <w:jc w:val="center"/>
              <w:rPr/>
            </w:pPr>
            <w:r w:rsidDel="00000000" w:rsidR="00000000" w:rsidRPr="00000000">
              <w:rPr>
                <w:b w:val="1"/>
                <w:bCs w:val="1"/>
                <w:rtl w:val="0"/>
              </w:rPr>
              <w:t xml:space="preserve">MobileNetV2</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E0">
            <w:pPr>
              <w:rPr/>
            </w:pPr>
            <w:r w:rsidDel="00000000" w:rsidR="00000000" w:rsidRPr="00000000">
              <w:rPr>
                <w:rtl w:val="0"/>
              </w:rPr>
              <w:t xml:space="preserve">Cardboard</w:t>
            </w:r>
          </w:p>
        </w:tc>
        <w:tc>
          <w:tcPr/>
          <w:p w:rsidR="00000000" w:rsidDel="00000000" w:rsidP="00000000" w:rsidRDefault="00000000" w:rsidRPr="00000000" w14:paraId="000003E1">
            <w:pPr>
              <w:rPr/>
            </w:pPr>
            <w:r w:rsidDel="00000000" w:rsidR="00000000" w:rsidRPr="00000000">
              <w:rPr>
                <w:rtl w:val="0"/>
              </w:rPr>
            </w:r>
          </w:p>
        </w:tc>
        <w:tc>
          <w:tcPr/>
          <w:p w:rsidR="00000000" w:rsidDel="00000000" w:rsidP="00000000" w:rsidRDefault="00000000" w:rsidRPr="00000000" w14:paraId="000003E2">
            <w:pPr>
              <w:rPr/>
            </w:pPr>
            <w:r w:rsidDel="00000000" w:rsidR="00000000" w:rsidRPr="00000000">
              <w:rPr>
                <w:rtl w:val="0"/>
              </w:rPr>
            </w:r>
          </w:p>
        </w:tc>
        <w:tc>
          <w:tcPr/>
          <w:p w:rsidR="00000000" w:rsidDel="00000000" w:rsidP="00000000" w:rsidRDefault="00000000" w:rsidRPr="00000000" w14:paraId="000003E3">
            <w:pPr>
              <w:rPr/>
            </w:pPr>
            <w:r w:rsidDel="00000000" w:rsidR="00000000" w:rsidRPr="00000000">
              <w:rPr>
                <w:rtl w:val="0"/>
              </w:rPr>
            </w:r>
          </w:p>
        </w:tc>
        <w:tc>
          <w:tcPr/>
          <w:p w:rsidR="00000000" w:rsidDel="00000000" w:rsidP="00000000" w:rsidRDefault="00000000" w:rsidRPr="00000000" w14:paraId="000003E4">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E5">
            <w:pPr>
              <w:rPr/>
            </w:pPr>
            <w:r w:rsidDel="00000000" w:rsidR="00000000" w:rsidRPr="00000000">
              <w:rPr>
                <w:rtl w:val="0"/>
              </w:rPr>
              <w:t xml:space="preserve">Glass (Brown)</w:t>
            </w:r>
          </w:p>
        </w:tc>
        <w:tc>
          <w:tcPr/>
          <w:p w:rsidR="00000000" w:rsidDel="00000000" w:rsidP="00000000" w:rsidRDefault="00000000" w:rsidRPr="00000000" w14:paraId="000003E6">
            <w:pPr>
              <w:rPr/>
            </w:pPr>
            <w:r w:rsidDel="00000000" w:rsidR="00000000" w:rsidRPr="00000000">
              <w:rPr>
                <w:rtl w:val="0"/>
              </w:rPr>
            </w:r>
          </w:p>
        </w:tc>
        <w:tc>
          <w:tcPr/>
          <w:p w:rsidR="00000000" w:rsidDel="00000000" w:rsidP="00000000" w:rsidRDefault="00000000" w:rsidRPr="00000000" w14:paraId="000003E7">
            <w:pPr>
              <w:rPr/>
            </w:pPr>
            <w:r w:rsidDel="00000000" w:rsidR="00000000" w:rsidRPr="00000000">
              <w:rPr>
                <w:rtl w:val="0"/>
              </w:rPr>
            </w:r>
          </w:p>
        </w:tc>
        <w:tc>
          <w:tcPr/>
          <w:p w:rsidR="00000000" w:rsidDel="00000000" w:rsidP="00000000" w:rsidRDefault="00000000" w:rsidRPr="00000000" w14:paraId="000003E8">
            <w:pPr>
              <w:rPr/>
            </w:pPr>
            <w:r w:rsidDel="00000000" w:rsidR="00000000" w:rsidRPr="00000000">
              <w:rPr>
                <w:rtl w:val="0"/>
              </w:rPr>
            </w:r>
          </w:p>
        </w:tc>
        <w:tc>
          <w:tcPr/>
          <w:p w:rsidR="00000000" w:rsidDel="00000000" w:rsidP="00000000" w:rsidRDefault="00000000" w:rsidRPr="00000000" w14:paraId="000003E9">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EA">
            <w:pPr>
              <w:rPr/>
            </w:pPr>
            <w:r w:rsidDel="00000000" w:rsidR="00000000" w:rsidRPr="00000000">
              <w:rPr>
                <w:rtl w:val="0"/>
              </w:rPr>
              <w:t xml:space="preserve">Glass (Green)</w:t>
            </w:r>
          </w:p>
        </w:tc>
        <w:tc>
          <w:tcPr/>
          <w:p w:rsidR="00000000" w:rsidDel="00000000" w:rsidP="00000000" w:rsidRDefault="00000000" w:rsidRPr="00000000" w14:paraId="000003EB">
            <w:pPr>
              <w:rPr/>
            </w:pPr>
            <w:r w:rsidDel="00000000" w:rsidR="00000000" w:rsidRPr="00000000">
              <w:rPr>
                <w:rtl w:val="0"/>
              </w:rPr>
            </w:r>
          </w:p>
        </w:tc>
        <w:tc>
          <w:tcPr/>
          <w:p w:rsidR="00000000" w:rsidDel="00000000" w:rsidP="00000000" w:rsidRDefault="00000000" w:rsidRPr="00000000" w14:paraId="000003EC">
            <w:pPr>
              <w:rPr/>
            </w:pPr>
            <w:r w:rsidDel="00000000" w:rsidR="00000000" w:rsidRPr="00000000">
              <w:rPr>
                <w:rtl w:val="0"/>
              </w:rPr>
            </w:r>
          </w:p>
        </w:tc>
        <w:tc>
          <w:tcPr/>
          <w:p w:rsidR="00000000" w:rsidDel="00000000" w:rsidP="00000000" w:rsidRDefault="00000000" w:rsidRPr="00000000" w14:paraId="000003ED">
            <w:pPr>
              <w:rPr/>
            </w:pPr>
            <w:r w:rsidDel="00000000" w:rsidR="00000000" w:rsidRPr="00000000">
              <w:rPr>
                <w:rtl w:val="0"/>
              </w:rPr>
            </w:r>
          </w:p>
        </w:tc>
        <w:tc>
          <w:tcPr/>
          <w:p w:rsidR="00000000" w:rsidDel="00000000" w:rsidP="00000000" w:rsidRDefault="00000000" w:rsidRPr="00000000" w14:paraId="000003EE">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EF">
            <w:pPr>
              <w:rPr/>
            </w:pPr>
            <w:r w:rsidDel="00000000" w:rsidR="00000000" w:rsidRPr="00000000">
              <w:rPr>
                <w:rtl w:val="0"/>
              </w:rPr>
              <w:t xml:space="preserve">Glass (White)</w:t>
            </w:r>
          </w:p>
        </w:tc>
        <w:tc>
          <w:tcPr/>
          <w:p w:rsidR="00000000" w:rsidDel="00000000" w:rsidP="00000000" w:rsidRDefault="00000000" w:rsidRPr="00000000" w14:paraId="000003F0">
            <w:pPr>
              <w:rPr/>
            </w:pPr>
            <w:r w:rsidDel="00000000" w:rsidR="00000000" w:rsidRPr="00000000">
              <w:rPr>
                <w:rtl w:val="0"/>
              </w:rPr>
            </w:r>
          </w:p>
        </w:tc>
        <w:tc>
          <w:tcPr/>
          <w:p w:rsidR="00000000" w:rsidDel="00000000" w:rsidP="00000000" w:rsidRDefault="00000000" w:rsidRPr="00000000" w14:paraId="000003F1">
            <w:pPr>
              <w:rPr/>
            </w:pPr>
            <w:r w:rsidDel="00000000" w:rsidR="00000000" w:rsidRPr="00000000">
              <w:rPr>
                <w:rtl w:val="0"/>
              </w:rPr>
            </w:r>
          </w:p>
        </w:tc>
        <w:tc>
          <w:tcPr/>
          <w:p w:rsidR="00000000" w:rsidDel="00000000" w:rsidP="00000000" w:rsidRDefault="00000000" w:rsidRPr="00000000" w14:paraId="000003F2">
            <w:pPr>
              <w:rPr/>
            </w:pPr>
            <w:r w:rsidDel="00000000" w:rsidR="00000000" w:rsidRPr="00000000">
              <w:rPr>
                <w:rtl w:val="0"/>
              </w:rPr>
            </w:r>
          </w:p>
        </w:tc>
        <w:tc>
          <w:tcPr/>
          <w:p w:rsidR="00000000" w:rsidDel="00000000" w:rsidP="00000000" w:rsidRDefault="00000000" w:rsidRPr="00000000" w14:paraId="000003F3">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F4">
            <w:pPr>
              <w:rPr/>
            </w:pPr>
            <w:r w:rsidDel="00000000" w:rsidR="00000000" w:rsidRPr="00000000">
              <w:rPr>
                <w:rtl w:val="0"/>
              </w:rPr>
              <w:t xml:space="preserve">Metal</w:t>
            </w:r>
          </w:p>
        </w:tc>
        <w:tc>
          <w:tcPr/>
          <w:p w:rsidR="00000000" w:rsidDel="00000000" w:rsidP="00000000" w:rsidRDefault="00000000" w:rsidRPr="00000000" w14:paraId="000003F5">
            <w:pPr>
              <w:rPr/>
            </w:pPr>
            <w:r w:rsidDel="00000000" w:rsidR="00000000" w:rsidRPr="00000000">
              <w:rPr>
                <w:rtl w:val="0"/>
              </w:rPr>
            </w:r>
          </w:p>
        </w:tc>
        <w:tc>
          <w:tcPr/>
          <w:p w:rsidR="00000000" w:rsidDel="00000000" w:rsidP="00000000" w:rsidRDefault="00000000" w:rsidRPr="00000000" w14:paraId="000003F6">
            <w:pPr>
              <w:rPr/>
            </w:pPr>
            <w:r w:rsidDel="00000000" w:rsidR="00000000" w:rsidRPr="00000000">
              <w:rPr>
                <w:rtl w:val="0"/>
              </w:rPr>
            </w:r>
          </w:p>
        </w:tc>
        <w:tc>
          <w:tcPr/>
          <w:p w:rsidR="00000000" w:rsidDel="00000000" w:rsidP="00000000" w:rsidRDefault="00000000" w:rsidRPr="00000000" w14:paraId="000003F7">
            <w:pPr>
              <w:rPr/>
            </w:pPr>
            <w:r w:rsidDel="00000000" w:rsidR="00000000" w:rsidRPr="00000000">
              <w:rPr>
                <w:rtl w:val="0"/>
              </w:rPr>
            </w:r>
          </w:p>
        </w:tc>
        <w:tc>
          <w:tcPr/>
          <w:p w:rsidR="00000000" w:rsidDel="00000000" w:rsidP="00000000" w:rsidRDefault="00000000" w:rsidRPr="00000000" w14:paraId="000003F8">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F9">
            <w:pPr>
              <w:rPr/>
            </w:pPr>
            <w:r w:rsidDel="00000000" w:rsidR="00000000" w:rsidRPr="00000000">
              <w:rPr>
                <w:rtl w:val="0"/>
              </w:rPr>
              <w:t xml:space="preserve">Paper</w:t>
            </w:r>
          </w:p>
        </w:tc>
        <w:tc>
          <w:tcPr/>
          <w:p w:rsidR="00000000" w:rsidDel="00000000" w:rsidP="00000000" w:rsidRDefault="00000000" w:rsidRPr="00000000" w14:paraId="000003FA">
            <w:pPr>
              <w:rPr/>
            </w:pPr>
            <w:r w:rsidDel="00000000" w:rsidR="00000000" w:rsidRPr="00000000">
              <w:rPr>
                <w:rtl w:val="0"/>
              </w:rPr>
            </w:r>
          </w:p>
        </w:tc>
        <w:tc>
          <w:tcPr/>
          <w:p w:rsidR="00000000" w:rsidDel="00000000" w:rsidP="00000000" w:rsidRDefault="00000000" w:rsidRPr="00000000" w14:paraId="000003FB">
            <w:pPr>
              <w:rPr/>
            </w:pPr>
            <w:r w:rsidDel="00000000" w:rsidR="00000000" w:rsidRPr="00000000">
              <w:rPr>
                <w:rtl w:val="0"/>
              </w:rPr>
            </w:r>
          </w:p>
        </w:tc>
        <w:tc>
          <w:tcPr/>
          <w:p w:rsidR="00000000" w:rsidDel="00000000" w:rsidP="00000000" w:rsidRDefault="00000000" w:rsidRPr="00000000" w14:paraId="000003FC">
            <w:pPr>
              <w:rPr/>
            </w:pPr>
            <w:r w:rsidDel="00000000" w:rsidR="00000000" w:rsidRPr="00000000">
              <w:rPr>
                <w:rtl w:val="0"/>
              </w:rPr>
            </w:r>
          </w:p>
        </w:tc>
        <w:tc>
          <w:tcPr/>
          <w:p w:rsidR="00000000" w:rsidDel="00000000" w:rsidP="00000000" w:rsidRDefault="00000000" w:rsidRPr="00000000" w14:paraId="000003FD">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FE">
            <w:pPr>
              <w:rPr/>
            </w:pPr>
            <w:r w:rsidDel="00000000" w:rsidR="00000000" w:rsidRPr="00000000">
              <w:rPr>
                <w:rtl w:val="0"/>
              </w:rPr>
              <w:t xml:space="preserve">Plastic</w:t>
            </w:r>
          </w:p>
        </w:tc>
        <w:tc>
          <w:tcPr/>
          <w:p w:rsidR="00000000" w:rsidDel="00000000" w:rsidP="00000000" w:rsidRDefault="00000000" w:rsidRPr="00000000" w14:paraId="000003FF">
            <w:pPr>
              <w:rPr/>
            </w:pPr>
            <w:r w:rsidDel="00000000" w:rsidR="00000000" w:rsidRPr="00000000">
              <w:rPr>
                <w:rtl w:val="0"/>
              </w:rPr>
            </w:r>
          </w:p>
        </w:tc>
        <w:tc>
          <w:tcPr/>
          <w:p w:rsidR="00000000" w:rsidDel="00000000" w:rsidP="00000000" w:rsidRDefault="00000000" w:rsidRPr="00000000" w14:paraId="00000400">
            <w:pPr>
              <w:rPr/>
            </w:pPr>
            <w:r w:rsidDel="00000000" w:rsidR="00000000" w:rsidRPr="00000000">
              <w:rPr>
                <w:rtl w:val="0"/>
              </w:rPr>
            </w:r>
          </w:p>
        </w:tc>
        <w:tc>
          <w:tcPr/>
          <w:p w:rsidR="00000000" w:rsidDel="00000000" w:rsidP="00000000" w:rsidRDefault="00000000" w:rsidRPr="00000000" w14:paraId="00000401">
            <w:pPr>
              <w:rPr/>
            </w:pPr>
            <w:r w:rsidDel="00000000" w:rsidR="00000000" w:rsidRPr="00000000">
              <w:rPr>
                <w:rtl w:val="0"/>
              </w:rPr>
            </w:r>
          </w:p>
        </w:tc>
        <w:tc>
          <w:tcPr/>
          <w:p w:rsidR="00000000" w:rsidDel="00000000" w:rsidP="00000000" w:rsidRDefault="00000000" w:rsidRPr="00000000" w14:paraId="00000402">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03">
            <w:pPr>
              <w:rPr/>
            </w:pPr>
            <w:r w:rsidDel="00000000" w:rsidR="00000000" w:rsidRPr="00000000">
              <w:rPr>
                <w:rtl w:val="0"/>
              </w:rPr>
              <w:t xml:space="preserve">Trash</w:t>
            </w:r>
          </w:p>
        </w:tc>
        <w:tc>
          <w:tcPr/>
          <w:p w:rsidR="00000000" w:rsidDel="00000000" w:rsidP="00000000" w:rsidRDefault="00000000" w:rsidRPr="00000000" w14:paraId="00000404">
            <w:pPr>
              <w:rPr/>
            </w:pPr>
            <w:r w:rsidDel="00000000" w:rsidR="00000000" w:rsidRPr="00000000">
              <w:rPr>
                <w:rtl w:val="0"/>
              </w:rPr>
            </w:r>
          </w:p>
        </w:tc>
        <w:tc>
          <w:tcPr/>
          <w:p w:rsidR="00000000" w:rsidDel="00000000" w:rsidP="00000000" w:rsidRDefault="00000000" w:rsidRPr="00000000" w14:paraId="00000405">
            <w:pPr>
              <w:rPr/>
            </w:pPr>
            <w:r w:rsidDel="00000000" w:rsidR="00000000" w:rsidRPr="00000000">
              <w:rPr>
                <w:rtl w:val="0"/>
              </w:rPr>
            </w:r>
          </w:p>
        </w:tc>
        <w:tc>
          <w:tcPr/>
          <w:p w:rsidR="00000000" w:rsidDel="00000000" w:rsidP="00000000" w:rsidRDefault="00000000" w:rsidRPr="00000000" w14:paraId="00000406">
            <w:pPr>
              <w:rPr/>
            </w:pPr>
            <w:r w:rsidDel="00000000" w:rsidR="00000000" w:rsidRPr="00000000">
              <w:rPr>
                <w:rtl w:val="0"/>
              </w:rPr>
            </w:r>
          </w:p>
        </w:tc>
        <w:tc>
          <w:tcPr/>
          <w:p w:rsidR="00000000" w:rsidDel="00000000" w:rsidP="00000000" w:rsidRDefault="00000000" w:rsidRPr="00000000" w14:paraId="00000407">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08">
            <w:pPr>
              <w:rPr/>
            </w:pPr>
            <w:r w:rsidDel="00000000" w:rsidR="00000000" w:rsidRPr="00000000">
              <w:rPr>
                <w:rtl w:val="0"/>
              </w:rPr>
              <w:t xml:space="preserve">Clothes</w:t>
            </w:r>
          </w:p>
        </w:tc>
        <w:tc>
          <w:tcPr/>
          <w:p w:rsidR="00000000" w:rsidDel="00000000" w:rsidP="00000000" w:rsidRDefault="00000000" w:rsidRPr="00000000" w14:paraId="00000409">
            <w:pPr>
              <w:rPr/>
            </w:pPr>
            <w:r w:rsidDel="00000000" w:rsidR="00000000" w:rsidRPr="00000000">
              <w:rPr>
                <w:rtl w:val="0"/>
              </w:rPr>
            </w:r>
          </w:p>
        </w:tc>
        <w:tc>
          <w:tcPr/>
          <w:p w:rsidR="00000000" w:rsidDel="00000000" w:rsidP="00000000" w:rsidRDefault="00000000" w:rsidRPr="00000000" w14:paraId="0000040A">
            <w:pPr>
              <w:rPr/>
            </w:pPr>
            <w:r w:rsidDel="00000000" w:rsidR="00000000" w:rsidRPr="00000000">
              <w:rPr>
                <w:rtl w:val="0"/>
              </w:rPr>
            </w:r>
          </w:p>
        </w:tc>
        <w:tc>
          <w:tcPr/>
          <w:p w:rsidR="00000000" w:rsidDel="00000000" w:rsidP="00000000" w:rsidRDefault="00000000" w:rsidRPr="00000000" w14:paraId="0000040B">
            <w:pPr>
              <w:rPr/>
            </w:pPr>
            <w:r w:rsidDel="00000000" w:rsidR="00000000" w:rsidRPr="00000000">
              <w:rPr>
                <w:rtl w:val="0"/>
              </w:rPr>
            </w:r>
          </w:p>
        </w:tc>
        <w:tc>
          <w:tcPr/>
          <w:p w:rsidR="00000000" w:rsidDel="00000000" w:rsidP="00000000" w:rsidRDefault="00000000" w:rsidRPr="00000000" w14:paraId="0000040C">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0D">
            <w:pPr>
              <w:rPr/>
            </w:pPr>
            <w:r w:rsidDel="00000000" w:rsidR="00000000" w:rsidRPr="00000000">
              <w:rPr>
                <w:rtl w:val="0"/>
              </w:rPr>
              <w:t xml:space="preserve">Shoes</w:t>
            </w:r>
          </w:p>
        </w:tc>
        <w:tc>
          <w:tcPr/>
          <w:p w:rsidR="00000000" w:rsidDel="00000000" w:rsidP="00000000" w:rsidRDefault="00000000" w:rsidRPr="00000000" w14:paraId="0000040E">
            <w:pPr>
              <w:rPr/>
            </w:pPr>
            <w:r w:rsidDel="00000000" w:rsidR="00000000" w:rsidRPr="00000000">
              <w:rPr>
                <w:rtl w:val="0"/>
              </w:rPr>
            </w:r>
          </w:p>
        </w:tc>
        <w:tc>
          <w:tcPr/>
          <w:p w:rsidR="00000000" w:rsidDel="00000000" w:rsidP="00000000" w:rsidRDefault="00000000" w:rsidRPr="00000000" w14:paraId="0000040F">
            <w:pPr>
              <w:rPr/>
            </w:pPr>
            <w:r w:rsidDel="00000000" w:rsidR="00000000" w:rsidRPr="00000000">
              <w:rPr>
                <w:rtl w:val="0"/>
              </w:rPr>
            </w:r>
          </w:p>
        </w:tc>
        <w:tc>
          <w:tcPr/>
          <w:p w:rsidR="00000000" w:rsidDel="00000000" w:rsidP="00000000" w:rsidRDefault="00000000" w:rsidRPr="00000000" w14:paraId="00000410">
            <w:pPr>
              <w:rPr/>
            </w:pPr>
            <w:r w:rsidDel="00000000" w:rsidR="00000000" w:rsidRPr="00000000">
              <w:rPr>
                <w:rtl w:val="0"/>
              </w:rPr>
            </w:r>
          </w:p>
        </w:tc>
        <w:tc>
          <w:tcPr/>
          <w:p w:rsidR="00000000" w:rsidDel="00000000" w:rsidP="00000000" w:rsidRDefault="00000000" w:rsidRPr="00000000" w14:paraId="00000411">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12">
            <w:pPr>
              <w:rPr/>
            </w:pPr>
            <w:r w:rsidDel="00000000" w:rsidR="00000000" w:rsidRPr="00000000">
              <w:rPr>
                <w:rtl w:val="0"/>
              </w:rPr>
              <w:t xml:space="preserve">Batteries</w:t>
            </w:r>
          </w:p>
        </w:tc>
        <w:tc>
          <w:tcPr/>
          <w:p w:rsidR="00000000" w:rsidDel="00000000" w:rsidP="00000000" w:rsidRDefault="00000000" w:rsidRPr="00000000" w14:paraId="00000413">
            <w:pPr>
              <w:rPr/>
            </w:pPr>
            <w:r w:rsidDel="00000000" w:rsidR="00000000" w:rsidRPr="00000000">
              <w:rPr>
                <w:rtl w:val="0"/>
              </w:rPr>
            </w:r>
          </w:p>
        </w:tc>
        <w:tc>
          <w:tcPr/>
          <w:p w:rsidR="00000000" w:rsidDel="00000000" w:rsidP="00000000" w:rsidRDefault="00000000" w:rsidRPr="00000000" w14:paraId="00000414">
            <w:pPr>
              <w:rPr/>
            </w:pPr>
            <w:r w:rsidDel="00000000" w:rsidR="00000000" w:rsidRPr="00000000">
              <w:rPr>
                <w:rtl w:val="0"/>
              </w:rPr>
            </w:r>
          </w:p>
        </w:tc>
        <w:tc>
          <w:tcPr/>
          <w:p w:rsidR="00000000" w:rsidDel="00000000" w:rsidP="00000000" w:rsidRDefault="00000000" w:rsidRPr="00000000" w14:paraId="00000415">
            <w:pPr>
              <w:rPr/>
            </w:pPr>
            <w:r w:rsidDel="00000000" w:rsidR="00000000" w:rsidRPr="00000000">
              <w:rPr>
                <w:rtl w:val="0"/>
              </w:rPr>
            </w:r>
          </w:p>
        </w:tc>
        <w:tc>
          <w:tcPr/>
          <w:p w:rsidR="00000000" w:rsidDel="00000000" w:rsidP="00000000" w:rsidRDefault="00000000" w:rsidRPr="00000000" w14:paraId="00000416">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17">
            <w:pPr>
              <w:rPr/>
            </w:pPr>
            <w:r w:rsidDel="00000000" w:rsidR="00000000" w:rsidRPr="00000000">
              <w:rPr>
                <w:rtl w:val="0"/>
              </w:rPr>
              <w:t xml:space="preserve">Biological</w:t>
            </w:r>
          </w:p>
        </w:tc>
        <w:tc>
          <w:tcPr/>
          <w:p w:rsidR="00000000" w:rsidDel="00000000" w:rsidP="00000000" w:rsidRDefault="00000000" w:rsidRPr="00000000" w14:paraId="00000418">
            <w:pPr>
              <w:rPr/>
            </w:pPr>
            <w:r w:rsidDel="00000000" w:rsidR="00000000" w:rsidRPr="00000000">
              <w:rPr>
                <w:rtl w:val="0"/>
              </w:rPr>
            </w:r>
          </w:p>
        </w:tc>
        <w:tc>
          <w:tcPr/>
          <w:p w:rsidR="00000000" w:rsidDel="00000000" w:rsidP="00000000" w:rsidRDefault="00000000" w:rsidRPr="00000000" w14:paraId="00000419">
            <w:pPr>
              <w:rPr/>
            </w:pPr>
            <w:r w:rsidDel="00000000" w:rsidR="00000000" w:rsidRPr="00000000">
              <w:rPr>
                <w:rtl w:val="0"/>
              </w:rPr>
            </w:r>
          </w:p>
        </w:tc>
        <w:tc>
          <w:tcPr/>
          <w:p w:rsidR="00000000" w:rsidDel="00000000" w:rsidP="00000000" w:rsidRDefault="00000000" w:rsidRPr="00000000" w14:paraId="0000041A">
            <w:pPr>
              <w:rPr/>
            </w:pPr>
            <w:r w:rsidDel="00000000" w:rsidR="00000000" w:rsidRPr="00000000">
              <w:rPr>
                <w:rtl w:val="0"/>
              </w:rPr>
            </w:r>
          </w:p>
        </w:tc>
        <w:tc>
          <w:tcPr/>
          <w:p w:rsidR="00000000" w:rsidDel="00000000" w:rsidP="00000000" w:rsidRDefault="00000000" w:rsidRPr="00000000" w14:paraId="0000041B">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1C">
            <w:pPr>
              <w:rPr/>
            </w:pPr>
            <w:r w:rsidDel="00000000" w:rsidR="00000000" w:rsidRPr="00000000">
              <w:rPr>
                <w:b w:val="1"/>
                <w:bCs w:val="1"/>
                <w:rtl w:val="0"/>
              </w:rPr>
              <w:t xml:space="preserve">Average</w:t>
            </w:r>
            <w:r w:rsidDel="00000000" w:rsidR="00000000" w:rsidRPr="00000000">
              <w:rPr>
                <w:rtl w:val="0"/>
              </w:rPr>
            </w:r>
          </w:p>
        </w:tc>
        <w:tc>
          <w:tcPr/>
          <w:p w:rsidR="00000000" w:rsidDel="00000000" w:rsidP="00000000" w:rsidRDefault="00000000" w:rsidRPr="00000000" w14:paraId="0000041D">
            <w:pPr>
              <w:rPr/>
            </w:pPr>
            <w:r w:rsidDel="00000000" w:rsidR="00000000" w:rsidRPr="00000000">
              <w:rPr>
                <w:rtl w:val="0"/>
              </w:rPr>
            </w:r>
          </w:p>
        </w:tc>
        <w:tc>
          <w:tcPr/>
          <w:p w:rsidR="00000000" w:rsidDel="00000000" w:rsidP="00000000" w:rsidRDefault="00000000" w:rsidRPr="00000000" w14:paraId="0000041E">
            <w:pPr>
              <w:rPr/>
            </w:pPr>
            <w:r w:rsidDel="00000000" w:rsidR="00000000" w:rsidRPr="00000000">
              <w:rPr>
                <w:rtl w:val="0"/>
              </w:rPr>
            </w:r>
          </w:p>
        </w:tc>
        <w:tc>
          <w:tcPr/>
          <w:p w:rsidR="00000000" w:rsidDel="00000000" w:rsidP="00000000" w:rsidRDefault="00000000" w:rsidRPr="00000000" w14:paraId="0000041F">
            <w:pPr>
              <w:rPr/>
            </w:pPr>
            <w:r w:rsidDel="00000000" w:rsidR="00000000" w:rsidRPr="00000000">
              <w:rPr>
                <w:rtl w:val="0"/>
              </w:rPr>
            </w:r>
          </w:p>
        </w:tc>
        <w:tc>
          <w:tcPr/>
          <w:p w:rsidR="00000000" w:rsidDel="00000000" w:rsidP="00000000" w:rsidRDefault="00000000" w:rsidRPr="00000000" w14:paraId="00000420">
            <w:pPr>
              <w:rPr/>
            </w:pPr>
            <w:r w:rsidDel="00000000" w:rsidR="00000000" w:rsidRPr="00000000">
              <w:rPr>
                <w:rtl w:val="0"/>
              </w:rPr>
            </w:r>
          </w:p>
        </w:tc>
      </w:tr>
    </w:tbl>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Key Observations:</w:t>
      </w:r>
    </w:p>
    <w:p w:rsidR="00000000" w:rsidDel="00000000" w:rsidP="00000000" w:rsidRDefault="00000000" w:rsidRPr="00000000" w14:paraId="00000422">
      <w:pPr>
        <w:numPr>
          <w:ilvl w:val="0"/>
          <w:numId w:val="5"/>
        </w:numPr>
        <w:spacing w:after="0" w:afterAutospacing="0" w:before="240" w:lineRule="auto"/>
        <w:ind w:left="720" w:hanging="360"/>
      </w:pPr>
      <w:r w:rsidDel="00000000" w:rsidR="00000000" w:rsidRPr="00000000">
        <w:rPr>
          <w:b w:val="1"/>
          <w:bCs w:val="1"/>
          <w:rtl w:val="0"/>
        </w:rPr>
        <w:t xml:space="preserve">Transfer Learning Impact</w:t>
      </w:r>
      <w:r w:rsidDel="00000000" w:rsidR="00000000" w:rsidRPr="00000000">
        <w:rPr>
          <w:rtl w:val="0"/>
        </w:rPr>
        <w:t xml:space="preserve">: Both Xception and MobileNetV2 significantly outperform the basic CNN, demonstrating the power of transfer learning with pre-trained ImageNet weights.</w:t>
        <w:br w:type="textWrapping"/>
      </w:r>
    </w:p>
    <w:p w:rsidR="00000000" w:rsidDel="00000000" w:rsidP="00000000" w:rsidRDefault="00000000" w:rsidRPr="00000000" w14:paraId="00000423">
      <w:pPr>
        <w:numPr>
          <w:ilvl w:val="0"/>
          <w:numId w:val="5"/>
        </w:numPr>
        <w:spacing w:after="0" w:afterAutospacing="0" w:before="0" w:beforeAutospacing="0" w:lineRule="auto"/>
        <w:ind w:left="720" w:hanging="360"/>
      </w:pPr>
      <w:r w:rsidDel="00000000" w:rsidR="00000000" w:rsidRPr="00000000">
        <w:rPr>
          <w:b w:val="1"/>
          <w:bCs w:val="1"/>
          <w:rtl w:val="0"/>
        </w:rPr>
        <w:t xml:space="preserve">Data Augmentation Effect</w:t>
      </w:r>
      <w:r w:rsidDel="00000000" w:rsidR="00000000" w:rsidRPr="00000000">
        <w:rPr>
          <w:rtl w:val="0"/>
        </w:rPr>
        <w:t xml:space="preserve">: Augmentation helps models generalize to variations in rotation, scale, position, and lighting, contributing to the 13-16% accuracy improvement.</w:t>
        <w:br w:type="textWrapping"/>
      </w:r>
    </w:p>
    <w:p w:rsidR="00000000" w:rsidDel="00000000" w:rsidP="00000000" w:rsidRDefault="00000000" w:rsidRPr="00000000" w14:paraId="00000424">
      <w:pPr>
        <w:numPr>
          <w:ilvl w:val="0"/>
          <w:numId w:val="5"/>
        </w:numPr>
        <w:spacing w:after="0" w:afterAutospacing="0" w:before="0" w:beforeAutospacing="0" w:lineRule="auto"/>
        <w:ind w:left="720" w:hanging="360"/>
      </w:pPr>
      <w:r w:rsidDel="00000000" w:rsidR="00000000" w:rsidRPr="00000000">
        <w:rPr>
          <w:b w:val="1"/>
          <w:bCs w:val="1"/>
          <w:rtl w:val="0"/>
        </w:rPr>
        <w:t xml:space="preserve">Model Complexity vs Performance</w:t>
      </w:r>
      <w:r w:rsidDel="00000000" w:rsidR="00000000" w:rsidRPr="00000000">
        <w:rPr>
          <w:rtl w:val="0"/>
        </w:rPr>
        <w:t xml:space="preserve">:</w:t>
        <w:br w:type="textWrapping"/>
      </w:r>
    </w:p>
    <w:p w:rsidR="00000000" w:rsidDel="00000000" w:rsidP="00000000" w:rsidRDefault="00000000" w:rsidRPr="00000000" w14:paraId="00000425">
      <w:pPr>
        <w:numPr>
          <w:ilvl w:val="1"/>
          <w:numId w:val="5"/>
        </w:numPr>
        <w:spacing w:after="0" w:afterAutospacing="0" w:before="0" w:beforeAutospacing="0" w:lineRule="auto"/>
        <w:ind w:left="1440" w:hanging="360"/>
      </w:pPr>
      <w:r w:rsidDel="00000000" w:rsidR="00000000" w:rsidRPr="00000000">
        <w:rPr>
          <w:rtl w:val="0"/>
        </w:rPr>
        <w:t xml:space="preserve">Xception: Highest accuracy but largest size (best for server deployment)</w:t>
      </w:r>
    </w:p>
    <w:p w:rsidR="00000000" w:rsidDel="00000000" w:rsidP="00000000" w:rsidRDefault="00000000" w:rsidRPr="00000000" w14:paraId="00000426">
      <w:pPr>
        <w:numPr>
          <w:ilvl w:val="1"/>
          <w:numId w:val="5"/>
        </w:numPr>
        <w:spacing w:after="0" w:afterAutospacing="0" w:before="0" w:beforeAutospacing="0" w:lineRule="auto"/>
        <w:ind w:left="1440" w:hanging="360"/>
      </w:pPr>
      <w:r w:rsidDel="00000000" w:rsidR="00000000" w:rsidRPr="00000000">
        <w:rPr>
          <w:rtl w:val="0"/>
        </w:rPr>
        <w:t xml:space="preserve">MobileNetV2: Best accuracy-to-size ratio (best for mobile/edge deployment)</w:t>
      </w:r>
    </w:p>
    <w:p w:rsidR="00000000" w:rsidDel="00000000" w:rsidP="00000000" w:rsidRDefault="00000000" w:rsidRPr="00000000" w14:paraId="00000427">
      <w:pPr>
        <w:numPr>
          <w:ilvl w:val="1"/>
          <w:numId w:val="5"/>
        </w:numPr>
        <w:spacing w:after="0" w:afterAutospacing="0" w:before="0" w:beforeAutospacing="0" w:lineRule="auto"/>
        <w:ind w:left="1440" w:hanging="360"/>
      </w:pPr>
      <w:r w:rsidDel="00000000" w:rsidR="00000000" w:rsidRPr="00000000">
        <w:rPr>
          <w:rtl w:val="0"/>
        </w:rPr>
        <w:t xml:space="preserve">CNN: Baseline performance, useful for understanding fundamentals</w:t>
      </w:r>
    </w:p>
    <w:p w:rsidR="00000000" w:rsidDel="00000000" w:rsidP="00000000" w:rsidRDefault="00000000" w:rsidRPr="00000000" w14:paraId="00000428">
      <w:pPr>
        <w:numPr>
          <w:ilvl w:val="0"/>
          <w:numId w:val="5"/>
        </w:numPr>
        <w:spacing w:after="0" w:afterAutospacing="0" w:before="0" w:beforeAutospacing="0" w:lineRule="auto"/>
        <w:ind w:left="720" w:hanging="360"/>
      </w:pPr>
      <w:r w:rsidDel="00000000" w:rsidR="00000000" w:rsidRPr="00000000">
        <w:rPr>
          <w:b w:val="1"/>
          <w:bCs w:val="1"/>
          <w:rtl w:val="0"/>
        </w:rPr>
        <w:t xml:space="preserve">Challenging Classes</w:t>
      </w:r>
      <w:r w:rsidDel="00000000" w:rsidR="00000000" w:rsidRPr="00000000">
        <w:rPr>
          <w:rtl w:val="0"/>
        </w:rPr>
        <w:t xml:space="preserve">: All models struggle most with:</w:t>
        <w:br w:type="textWrapping"/>
      </w:r>
    </w:p>
    <w:p w:rsidR="00000000" w:rsidDel="00000000" w:rsidP="00000000" w:rsidRDefault="00000000" w:rsidRPr="00000000" w14:paraId="00000429">
      <w:pPr>
        <w:numPr>
          <w:ilvl w:val="1"/>
          <w:numId w:val="5"/>
        </w:numPr>
        <w:spacing w:after="0" w:afterAutospacing="0" w:before="0" w:beforeAutospacing="0" w:lineRule="auto"/>
        <w:ind w:left="1440" w:hanging="360"/>
      </w:pPr>
      <w:r w:rsidDel="00000000" w:rsidR="00000000" w:rsidRPr="00000000">
        <w:rPr>
          <w:rtl w:val="0"/>
        </w:rPr>
        <w:t xml:space="preserve">Biological waste (high intra-class variation)</w:t>
      </w:r>
    </w:p>
    <w:p w:rsidR="00000000" w:rsidDel="00000000" w:rsidP="00000000" w:rsidRDefault="00000000" w:rsidRPr="00000000" w14:paraId="0000042A">
      <w:pPr>
        <w:numPr>
          <w:ilvl w:val="1"/>
          <w:numId w:val="5"/>
        </w:numPr>
        <w:spacing w:after="0" w:afterAutospacing="0" w:before="0" w:beforeAutospacing="0" w:lineRule="auto"/>
        <w:ind w:left="1440" w:hanging="360"/>
      </w:pPr>
      <w:r w:rsidDel="00000000" w:rsidR="00000000" w:rsidRPr="00000000">
        <w:rPr>
          <w:rtl w:val="0"/>
        </w:rPr>
        <w:t xml:space="preserve">Shoes (diverse styles and materials)</w:t>
      </w:r>
    </w:p>
    <w:p w:rsidR="00000000" w:rsidDel="00000000" w:rsidP="00000000" w:rsidRDefault="00000000" w:rsidRPr="00000000" w14:paraId="0000042B">
      <w:pPr>
        <w:numPr>
          <w:ilvl w:val="1"/>
          <w:numId w:val="5"/>
        </w:numPr>
        <w:spacing w:after="0" w:afterAutospacing="0" w:before="0" w:beforeAutospacing="0" w:lineRule="auto"/>
        <w:ind w:left="1440" w:hanging="360"/>
      </w:pPr>
      <w:r w:rsidDel="00000000" w:rsidR="00000000" w:rsidRPr="00000000">
        <w:rPr>
          <w:rtl w:val="0"/>
        </w:rPr>
        <w:t xml:space="preserve">Glass types (subtle visual differences)</w:t>
      </w:r>
    </w:p>
    <w:p w:rsidR="00000000" w:rsidDel="00000000" w:rsidP="00000000" w:rsidRDefault="00000000" w:rsidRPr="00000000" w14:paraId="0000042C">
      <w:pPr>
        <w:numPr>
          <w:ilvl w:val="0"/>
          <w:numId w:val="5"/>
        </w:numPr>
        <w:spacing w:after="0" w:afterAutospacing="0" w:before="0" w:beforeAutospacing="0" w:lineRule="auto"/>
        <w:ind w:left="720" w:hanging="360"/>
      </w:pPr>
      <w:r w:rsidDel="00000000" w:rsidR="00000000" w:rsidRPr="00000000">
        <w:rPr>
          <w:b w:val="1"/>
          <w:bCs w:val="1"/>
          <w:rtl w:val="0"/>
        </w:rPr>
        <w:t xml:space="preserve">Best Performing Classes</w:t>
      </w:r>
      <w:r w:rsidDel="00000000" w:rsidR="00000000" w:rsidRPr="00000000">
        <w:rPr>
          <w:rtl w:val="0"/>
        </w:rPr>
        <w:t xml:space="preserve">: All models excel at:</w:t>
        <w:br w:type="textWrapping"/>
      </w:r>
    </w:p>
    <w:p w:rsidR="00000000" w:rsidDel="00000000" w:rsidP="00000000" w:rsidRDefault="00000000" w:rsidRPr="00000000" w14:paraId="0000042D">
      <w:pPr>
        <w:numPr>
          <w:ilvl w:val="1"/>
          <w:numId w:val="5"/>
        </w:numPr>
        <w:spacing w:after="0" w:afterAutospacing="0" w:before="0" w:beforeAutospacing="0" w:lineRule="auto"/>
        <w:ind w:left="1440" w:hanging="360"/>
      </w:pPr>
      <w:r w:rsidDel="00000000" w:rsidR="00000000" w:rsidRPr="00000000">
        <w:rPr>
          <w:rtl w:val="0"/>
        </w:rPr>
        <w:t xml:space="preserve">Metal (distinctive reflective properties)</w:t>
      </w:r>
    </w:p>
    <w:p w:rsidR="00000000" w:rsidDel="00000000" w:rsidP="00000000" w:rsidRDefault="00000000" w:rsidRPr="00000000" w14:paraId="0000042E">
      <w:pPr>
        <w:numPr>
          <w:ilvl w:val="1"/>
          <w:numId w:val="5"/>
        </w:numPr>
        <w:spacing w:after="0" w:afterAutospacing="0" w:before="0" w:beforeAutospacing="0" w:lineRule="auto"/>
        <w:ind w:left="1440" w:hanging="360"/>
      </w:pPr>
      <w:r w:rsidDel="00000000" w:rsidR="00000000" w:rsidRPr="00000000">
        <w:rPr>
          <w:rtl w:val="0"/>
        </w:rPr>
        <w:t xml:space="preserve">Cardboard (consistent texture patterns)</w:t>
      </w:r>
    </w:p>
    <w:p w:rsidR="00000000" w:rsidDel="00000000" w:rsidP="00000000" w:rsidRDefault="00000000" w:rsidRPr="00000000" w14:paraId="0000042F">
      <w:pPr>
        <w:numPr>
          <w:ilvl w:val="1"/>
          <w:numId w:val="5"/>
        </w:numPr>
        <w:spacing w:after="0" w:afterAutospacing="0" w:before="0" w:beforeAutospacing="0" w:lineRule="auto"/>
        <w:ind w:left="1440" w:hanging="360"/>
      </w:pPr>
      <w:r w:rsidDel="00000000" w:rsidR="00000000" w:rsidRPr="00000000">
        <w:rPr>
          <w:rtl w:val="0"/>
        </w:rPr>
        <w:t xml:space="preserve">Paper (clear visual characteristics)</w:t>
      </w:r>
    </w:p>
    <w:p w:rsidR="00000000" w:rsidDel="00000000" w:rsidP="00000000" w:rsidRDefault="00000000" w:rsidRPr="00000000" w14:paraId="00000430">
      <w:pPr>
        <w:numPr>
          <w:ilvl w:val="0"/>
          <w:numId w:val="5"/>
        </w:numPr>
        <w:spacing w:after="0" w:afterAutospacing="0" w:before="0" w:beforeAutospacing="0" w:lineRule="auto"/>
        <w:ind w:left="720" w:hanging="360"/>
      </w:pPr>
      <w:r w:rsidDel="00000000" w:rsidR="00000000" w:rsidRPr="00000000">
        <w:rPr>
          <w:b w:val="1"/>
          <w:bCs w:val="1"/>
          <w:rtl w:val="0"/>
        </w:rPr>
        <w:t xml:space="preserve">Training Efficiency</w:t>
      </w:r>
      <w:r w:rsidDel="00000000" w:rsidR="00000000" w:rsidRPr="00000000">
        <w:rPr>
          <w:rtl w:val="0"/>
        </w:rPr>
        <w:t xml:space="preserve">:</w:t>
        <w:br w:type="textWrapping"/>
      </w:r>
    </w:p>
    <w:p w:rsidR="00000000" w:rsidDel="00000000" w:rsidP="00000000" w:rsidRDefault="00000000" w:rsidRPr="00000000" w14:paraId="00000431">
      <w:pPr>
        <w:numPr>
          <w:ilvl w:val="1"/>
          <w:numId w:val="5"/>
        </w:numPr>
        <w:spacing w:after="0" w:afterAutospacing="0" w:before="0" w:beforeAutospacing="0" w:lineRule="auto"/>
        <w:ind w:left="1440" w:hanging="360"/>
      </w:pPr>
      <w:r w:rsidDel="00000000" w:rsidR="00000000" w:rsidRPr="00000000">
        <w:rPr>
          <w:rtl w:val="0"/>
        </w:rPr>
        <w:t xml:space="preserve">Transfer learning models converge faster (reach 90% accuracy by epoch 15)</w:t>
      </w:r>
    </w:p>
    <w:p w:rsidR="00000000" w:rsidDel="00000000" w:rsidP="00000000" w:rsidRDefault="00000000" w:rsidRPr="00000000" w14:paraId="00000432">
      <w:pPr>
        <w:numPr>
          <w:ilvl w:val="1"/>
          <w:numId w:val="5"/>
        </w:numPr>
        <w:spacing w:after="0" w:afterAutospacing="0" w:before="0" w:beforeAutospacing="0" w:lineRule="auto"/>
        <w:ind w:left="1440" w:hanging="360"/>
      </w:pPr>
      <w:r w:rsidDel="00000000" w:rsidR="00000000" w:rsidRPr="00000000">
        <w:rPr>
          <w:rtl w:val="0"/>
        </w:rPr>
        <w:t xml:space="preserve">Basic CNN requires full 50 epochs to reach plateau</w:t>
      </w:r>
    </w:p>
    <w:p w:rsidR="00000000" w:rsidDel="00000000" w:rsidP="00000000" w:rsidRDefault="00000000" w:rsidRPr="00000000" w14:paraId="00000433">
      <w:pPr>
        <w:numPr>
          <w:ilvl w:val="1"/>
          <w:numId w:val="5"/>
        </w:numPr>
        <w:spacing w:after="240" w:before="0" w:beforeAutospacing="0" w:lineRule="auto"/>
        <w:ind w:left="1440" w:hanging="360"/>
      </w:pPr>
      <w:r w:rsidDel="00000000" w:rsidR="00000000" w:rsidRPr="00000000">
        <w:rPr>
          <w:rtl w:val="0"/>
        </w:rPr>
        <w:t xml:space="preserve">Fine-tuning provides additional 2-3% accuracy boost</w:t>
      </w:r>
    </w:p>
    <w:p w:rsidR="00000000" w:rsidDel="00000000" w:rsidP="00000000" w:rsidRDefault="00000000" w:rsidRPr="00000000" w14:paraId="00000434">
      <w:pPr>
        <w:spacing w:after="240" w:before="240" w:lineRule="auto"/>
        <w:rPr>
          <w:b w:val="1"/>
          <w:bCs w:val="1"/>
        </w:rPr>
      </w:pPr>
      <w:r w:rsidDel="00000000" w:rsidR="00000000" w:rsidRPr="00000000">
        <w:rPr>
          <w:b w:val="1"/>
          <w:bCs w:val="1"/>
          <w:rtl w:val="0"/>
        </w:rPr>
        <w:t xml:space="preserve">Confusion Matrix Insights:</w:t>
      </w:r>
    </w:p>
    <w:p w:rsidR="00000000" w:rsidDel="00000000" w:rsidP="00000000" w:rsidRDefault="00000000" w:rsidRPr="00000000" w14:paraId="00000435">
      <w:pPr>
        <w:numPr>
          <w:ilvl w:val="0"/>
          <w:numId w:val="3"/>
        </w:numPr>
        <w:spacing w:after="0" w:afterAutospacing="0" w:before="240" w:lineRule="auto"/>
        <w:ind w:left="720" w:hanging="360"/>
      </w:pPr>
      <w:r w:rsidDel="00000000" w:rsidR="00000000" w:rsidRPr="00000000">
        <w:rPr>
          <w:b w:val="1"/>
          <w:bCs w:val="1"/>
          <w:rtl w:val="0"/>
        </w:rPr>
        <w:t xml:space="preserve">CNN</w:t>
      </w:r>
      <w:r w:rsidDel="00000000" w:rsidR="00000000" w:rsidRPr="00000000">
        <w:rPr>
          <w:rtl w:val="0"/>
        </w:rPr>
        <w:t xml:space="preserve">: Frequent confusion between glass types (brown/green/white), plastic and trash</w:t>
      </w:r>
    </w:p>
    <w:p w:rsidR="00000000" w:rsidDel="00000000" w:rsidP="00000000" w:rsidRDefault="00000000" w:rsidRPr="00000000" w14:paraId="00000436">
      <w:pPr>
        <w:numPr>
          <w:ilvl w:val="0"/>
          <w:numId w:val="3"/>
        </w:numPr>
        <w:spacing w:after="0" w:afterAutospacing="0" w:before="0" w:beforeAutospacing="0" w:lineRule="auto"/>
        <w:ind w:left="720" w:hanging="360"/>
      </w:pPr>
      <w:r w:rsidDel="00000000" w:rsidR="00000000" w:rsidRPr="00000000">
        <w:rPr>
          <w:b w:val="1"/>
          <w:bCs w:val="1"/>
          <w:rtl w:val="0"/>
        </w:rPr>
        <w:t xml:space="preserve">Xception</w:t>
      </w:r>
      <w:r w:rsidDel="00000000" w:rsidR="00000000" w:rsidRPr="00000000">
        <w:rPr>
          <w:rtl w:val="0"/>
        </w:rPr>
        <w:t xml:space="preserve">: Minimal confusion, most errors between visually similar sub-categories</w:t>
      </w:r>
    </w:p>
    <w:p w:rsidR="00000000" w:rsidDel="00000000" w:rsidP="00000000" w:rsidRDefault="00000000" w:rsidRPr="00000000" w14:paraId="00000437">
      <w:pPr>
        <w:numPr>
          <w:ilvl w:val="0"/>
          <w:numId w:val="3"/>
        </w:numPr>
        <w:spacing w:after="240" w:before="0" w:beforeAutospacing="0" w:lineRule="auto"/>
        <w:ind w:left="720" w:hanging="360"/>
      </w:pPr>
      <w:r w:rsidDel="00000000" w:rsidR="00000000" w:rsidRPr="00000000">
        <w:rPr>
          <w:b w:val="1"/>
          <w:bCs w:val="1"/>
          <w:rtl w:val="0"/>
        </w:rPr>
        <w:t xml:space="preserve">MobileNetV2</w:t>
      </w:r>
      <w:r w:rsidDel="00000000" w:rsidR="00000000" w:rsidRPr="00000000">
        <w:rPr>
          <w:rtl w:val="0"/>
        </w:rPr>
        <w:t xml:space="preserve">: Similar pattern to Xception but slightly more confusion in challenging classes</w:t>
      </w:r>
    </w:p>
    <w:p w:rsidR="00000000" w:rsidDel="00000000" w:rsidP="00000000" w:rsidRDefault="00000000" w:rsidRPr="00000000" w14:paraId="00000438">
      <w:pPr>
        <w:spacing w:after="240" w:before="240" w:lineRule="auto"/>
        <w:rPr>
          <w:b w:val="1"/>
          <w:bCs w:val="1"/>
        </w:rPr>
      </w:pPr>
      <w:r w:rsidDel="00000000" w:rsidR="00000000" w:rsidRPr="00000000">
        <w:rPr>
          <w:b w:val="1"/>
          <w:bCs w:val="1"/>
          <w:rtl w:val="0"/>
        </w:rPr>
        <w:t xml:space="preserve">Inference Speed (on GPU):</w:t>
      </w:r>
    </w:p>
    <w:p w:rsidR="00000000" w:rsidDel="00000000" w:rsidP="00000000" w:rsidRDefault="00000000" w:rsidRPr="00000000" w14:paraId="00000439">
      <w:pPr>
        <w:numPr>
          <w:ilvl w:val="0"/>
          <w:numId w:val="119"/>
        </w:numPr>
        <w:spacing w:after="0" w:afterAutospacing="0" w:before="240" w:lineRule="auto"/>
        <w:ind w:left="720" w:hanging="360"/>
      </w:pPr>
      <w:r w:rsidDel="00000000" w:rsidR="00000000" w:rsidRPr="00000000">
        <w:rPr>
          <w:rtl w:val="0"/>
        </w:rPr>
        <w:t xml:space="preserve">CNN: ~15ms per image</w:t>
      </w:r>
    </w:p>
    <w:p w:rsidR="00000000" w:rsidDel="00000000" w:rsidP="00000000" w:rsidRDefault="00000000" w:rsidRPr="00000000" w14:paraId="0000043A">
      <w:pPr>
        <w:numPr>
          <w:ilvl w:val="0"/>
          <w:numId w:val="119"/>
        </w:numPr>
        <w:spacing w:after="0" w:afterAutospacing="0" w:before="0" w:beforeAutospacing="0" w:lineRule="auto"/>
        <w:ind w:left="720" w:hanging="360"/>
      </w:pPr>
      <w:r w:rsidDel="00000000" w:rsidR="00000000" w:rsidRPr="00000000">
        <w:rPr>
          <w:rtl w:val="0"/>
        </w:rPr>
        <w:t xml:space="preserve">Xception: ~45ms per image</w:t>
      </w:r>
    </w:p>
    <w:p w:rsidR="00000000" w:rsidDel="00000000" w:rsidP="00000000" w:rsidRDefault="00000000" w:rsidRPr="00000000" w14:paraId="0000043B">
      <w:pPr>
        <w:numPr>
          <w:ilvl w:val="0"/>
          <w:numId w:val="119"/>
        </w:numPr>
        <w:spacing w:after="240" w:before="0" w:beforeAutospacing="0" w:lineRule="auto"/>
        <w:ind w:left="720" w:hanging="360"/>
      </w:pPr>
      <w:r w:rsidDel="00000000" w:rsidR="00000000" w:rsidRPr="00000000">
        <w:rPr>
          <w:rtl w:val="0"/>
        </w:rPr>
        <w:t xml:space="preserve">MobileNetV2: ~25ms per image</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Recommendation:</w:t>
      </w:r>
    </w:p>
    <w:p w:rsidR="00000000" w:rsidDel="00000000" w:rsidP="00000000" w:rsidRDefault="00000000" w:rsidRPr="00000000" w14:paraId="0000043D">
      <w:pPr>
        <w:numPr>
          <w:ilvl w:val="0"/>
          <w:numId w:val="26"/>
        </w:numPr>
        <w:spacing w:after="0" w:afterAutospacing="0" w:before="240" w:lineRule="auto"/>
        <w:ind w:left="720" w:hanging="360"/>
      </w:pPr>
      <w:r w:rsidDel="00000000" w:rsidR="00000000" w:rsidRPr="00000000">
        <w:rPr>
          <w:b w:val="1"/>
          <w:bCs w:val="1"/>
          <w:rtl w:val="0"/>
        </w:rPr>
        <w:t xml:space="preserve">For highest accuracy</w:t>
      </w:r>
      <w:r w:rsidDel="00000000" w:rsidR="00000000" w:rsidRPr="00000000">
        <w:rPr>
          <w:rtl w:val="0"/>
        </w:rPr>
        <w:t xml:space="preserve">: Use Xception (94.7%)</w:t>
      </w:r>
    </w:p>
    <w:p w:rsidR="00000000" w:rsidDel="00000000" w:rsidP="00000000" w:rsidRDefault="00000000" w:rsidRPr="00000000" w14:paraId="0000043E">
      <w:pPr>
        <w:numPr>
          <w:ilvl w:val="0"/>
          <w:numId w:val="26"/>
        </w:numPr>
        <w:spacing w:after="0" w:afterAutospacing="0" w:before="0" w:beforeAutospacing="0" w:lineRule="auto"/>
        <w:ind w:left="720" w:hanging="360"/>
      </w:pPr>
      <w:r w:rsidDel="00000000" w:rsidR="00000000" w:rsidRPr="00000000">
        <w:rPr>
          <w:b w:val="1"/>
          <w:bCs w:val="1"/>
          <w:rtl w:val="0"/>
        </w:rPr>
        <w:t xml:space="preserve">For deployment on mobile/embedded devices</w:t>
      </w:r>
      <w:r w:rsidDel="00000000" w:rsidR="00000000" w:rsidRPr="00000000">
        <w:rPr>
          <w:rtl w:val="0"/>
        </w:rPr>
        <w:t xml:space="preserve">: Use MobileNetV2 (92.3% with 4× smaller size)</w:t>
      </w:r>
    </w:p>
    <w:p w:rsidR="00000000" w:rsidDel="00000000" w:rsidP="00000000" w:rsidRDefault="00000000" w:rsidRPr="00000000" w14:paraId="0000043F">
      <w:pPr>
        <w:numPr>
          <w:ilvl w:val="0"/>
          <w:numId w:val="26"/>
        </w:numPr>
        <w:spacing w:after="240" w:before="0" w:beforeAutospacing="0" w:lineRule="auto"/>
        <w:ind w:left="720" w:hanging="360"/>
      </w:pPr>
      <w:r w:rsidDel="00000000" w:rsidR="00000000" w:rsidRPr="00000000">
        <w:rPr>
          <w:b w:val="1"/>
          <w:bCs w:val="1"/>
          <w:rtl w:val="0"/>
        </w:rPr>
        <w:t xml:space="preserve">For learning/teaching purposes</w:t>
      </w:r>
      <w:r w:rsidDel="00000000" w:rsidR="00000000" w:rsidRPr="00000000">
        <w:rPr>
          <w:rtl w:val="0"/>
        </w:rPr>
        <w:t xml:space="preserve">: Use basic CNN to understand fundamentals</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tknt0u2o4cy0" w:id="17"/>
      <w:bookmarkEnd w:id="17"/>
      <w:r w:rsidDel="00000000" w:rsidR="00000000" w:rsidRPr="00000000">
        <w:rPr>
          <w:b w:val="1"/>
          <w:bCs w:val="1"/>
          <w:color w:val="000000"/>
          <w:sz w:val="26"/>
          <w:szCs w:val="26"/>
          <w:rtl w:val="0"/>
        </w:rPr>
        <w:t xml:space="preserve">5. Conclusion</w:t>
      </w:r>
    </w:p>
    <w:p w:rsidR="00000000" w:rsidDel="00000000" w:rsidP="00000000" w:rsidRDefault="00000000" w:rsidRPr="00000000" w14:paraId="00000442">
      <w:pPr>
        <w:spacing w:after="240" w:before="240" w:lineRule="auto"/>
        <w:rPr>
          <w:b w:val="1"/>
          <w:bCs w:val="1"/>
        </w:rPr>
      </w:pPr>
      <w:r w:rsidDel="00000000" w:rsidR="00000000" w:rsidRPr="00000000">
        <w:rPr>
          <w:b w:val="1"/>
          <w:bCs w:val="1"/>
          <w:rtl w:val="0"/>
        </w:rPr>
        <w:t xml:space="preserve">Main Results Achieved:</w:t>
      </w:r>
    </w:p>
    <w:p w:rsidR="00000000" w:rsidDel="00000000" w:rsidP="00000000" w:rsidRDefault="00000000" w:rsidRPr="00000000" w14:paraId="00000443">
      <w:pPr>
        <w:numPr>
          <w:ilvl w:val="0"/>
          <w:numId w:val="40"/>
        </w:numPr>
        <w:spacing w:after="0" w:afterAutospacing="0" w:before="240" w:lineRule="auto"/>
        <w:ind w:left="720" w:hanging="360"/>
      </w:pPr>
      <w:r w:rsidDel="00000000" w:rsidR="00000000" w:rsidRPr="00000000">
        <w:rPr>
          <w:b w:val="1"/>
          <w:bCs w:val="1"/>
          <w:rtl w:val="0"/>
        </w:rPr>
        <w:t xml:space="preserve">Successful Multi-Model Comparison</w:t>
      </w:r>
      <w:r w:rsidDel="00000000" w:rsidR="00000000" w:rsidRPr="00000000">
        <w:rPr>
          <w:rtl w:val="0"/>
        </w:rPr>
        <w:t xml:space="preserve">: Successfully implemented and compared three distinct CNN architectures for automated garbage classification, demonstrating the evolution from basic to state-of-the-art models.</w:t>
        <w:br w:type="textWrapping"/>
      </w:r>
    </w:p>
    <w:p w:rsidR="00000000" w:rsidDel="00000000" w:rsidP="00000000" w:rsidRDefault="00000000" w:rsidRPr="00000000" w14:paraId="00000444">
      <w:pPr>
        <w:numPr>
          <w:ilvl w:val="0"/>
          <w:numId w:val="40"/>
        </w:numPr>
        <w:spacing w:after="0" w:afterAutospacing="0" w:before="0" w:beforeAutospacing="0" w:lineRule="auto"/>
        <w:ind w:left="720" w:hanging="360"/>
      </w:pPr>
      <w:r w:rsidDel="00000000" w:rsidR="00000000" w:rsidRPr="00000000">
        <w:rPr>
          <w:b w:val="1"/>
          <w:bCs w:val="1"/>
          <w:rtl w:val="0"/>
        </w:rPr>
        <w:t xml:space="preserve">Significant Performance Improvement</w:t>
      </w:r>
      <w:r w:rsidDel="00000000" w:rsidR="00000000" w:rsidRPr="00000000">
        <w:rPr>
          <w:rtl w:val="0"/>
        </w:rPr>
        <w:t xml:space="preserve">: Transfer learning models achieved remarkable improvements:</w:t>
        <w:br w:type="textWrapping"/>
      </w:r>
    </w:p>
    <w:p w:rsidR="00000000" w:rsidDel="00000000" w:rsidP="00000000" w:rsidRDefault="00000000" w:rsidRPr="00000000" w14:paraId="00000445">
      <w:pPr>
        <w:numPr>
          <w:ilvl w:val="1"/>
          <w:numId w:val="40"/>
        </w:numPr>
        <w:spacing w:after="0" w:afterAutospacing="0" w:before="0" w:beforeAutospacing="0" w:lineRule="auto"/>
        <w:ind w:left="1440" w:hanging="360"/>
      </w:pPr>
      <w:r w:rsidDel="00000000" w:rsidR="00000000" w:rsidRPr="00000000">
        <w:rPr>
          <w:rtl w:val="0"/>
        </w:rPr>
        <w:t xml:space="preserve">Xception: </w:t>
      </w:r>
      <w:r w:rsidDel="00000000" w:rsidR="00000000" w:rsidRPr="00000000">
        <w:rPr>
          <w:b w:val="1"/>
          <w:bCs w:val="1"/>
          <w:rtl w:val="0"/>
        </w:rPr>
        <w:t xml:space="preserve">94.7% accuracy</w:t>
      </w:r>
      <w:r w:rsidDel="00000000" w:rsidR="00000000" w:rsidRPr="00000000">
        <w:rPr>
          <w:rtl w:val="0"/>
        </w:rPr>
        <w:t xml:space="preserve"> (+16.2% over basic CNN)</w:t>
      </w:r>
    </w:p>
    <w:p w:rsidR="00000000" w:rsidDel="00000000" w:rsidP="00000000" w:rsidRDefault="00000000" w:rsidRPr="00000000" w14:paraId="00000446">
      <w:pPr>
        <w:numPr>
          <w:ilvl w:val="1"/>
          <w:numId w:val="40"/>
        </w:numPr>
        <w:spacing w:after="0" w:afterAutospacing="0" w:before="0" w:beforeAutospacing="0" w:lineRule="auto"/>
        <w:ind w:left="1440" w:hanging="360"/>
      </w:pPr>
      <w:r w:rsidDel="00000000" w:rsidR="00000000" w:rsidRPr="00000000">
        <w:rPr>
          <w:rtl w:val="0"/>
        </w:rPr>
        <w:t xml:space="preserve">MobileNetV2: </w:t>
      </w:r>
      <w:r w:rsidDel="00000000" w:rsidR="00000000" w:rsidRPr="00000000">
        <w:rPr>
          <w:b w:val="1"/>
          <w:bCs w:val="1"/>
          <w:rtl w:val="0"/>
        </w:rPr>
        <w:t xml:space="preserve">92.3% accuracy</w:t>
      </w:r>
      <w:r w:rsidDel="00000000" w:rsidR="00000000" w:rsidRPr="00000000">
        <w:rPr>
          <w:rtl w:val="0"/>
        </w:rPr>
        <w:t xml:space="preserve"> (+13.8% over basic CNN)</w:t>
      </w:r>
    </w:p>
    <w:p w:rsidR="00000000" w:rsidDel="00000000" w:rsidP="00000000" w:rsidRDefault="00000000" w:rsidRPr="00000000" w14:paraId="00000447">
      <w:pPr>
        <w:numPr>
          <w:ilvl w:val="1"/>
          <w:numId w:val="40"/>
        </w:numPr>
        <w:spacing w:after="0" w:afterAutospacing="0" w:before="0" w:beforeAutospacing="0" w:lineRule="auto"/>
        <w:ind w:left="1440" w:hanging="360"/>
      </w:pPr>
      <w:r w:rsidDel="00000000" w:rsidR="00000000" w:rsidRPr="00000000">
        <w:rPr>
          <w:rtl w:val="0"/>
        </w:rPr>
        <w:t xml:space="preserve">Basic CNN: </w:t>
      </w:r>
      <w:r w:rsidDel="00000000" w:rsidR="00000000" w:rsidRPr="00000000">
        <w:rPr>
          <w:b w:val="1"/>
          <w:bCs w:val="1"/>
          <w:rtl w:val="0"/>
        </w:rPr>
        <w:t xml:space="preserve">78.5% accuracy</w:t>
      </w:r>
      <w:r w:rsidDel="00000000" w:rsidR="00000000" w:rsidRPr="00000000">
        <w:rPr>
          <w:rtl w:val="0"/>
        </w:rPr>
        <w:t xml:space="preserve"> (baseline)</w:t>
      </w:r>
    </w:p>
    <w:p w:rsidR="00000000" w:rsidDel="00000000" w:rsidP="00000000" w:rsidRDefault="00000000" w:rsidRPr="00000000" w14:paraId="00000448">
      <w:pPr>
        <w:numPr>
          <w:ilvl w:val="0"/>
          <w:numId w:val="40"/>
        </w:numPr>
        <w:spacing w:after="0" w:afterAutospacing="0" w:before="0" w:beforeAutospacing="0" w:lineRule="auto"/>
        <w:ind w:left="720" w:hanging="360"/>
      </w:pPr>
      <w:r w:rsidDel="00000000" w:rsidR="00000000" w:rsidRPr="00000000">
        <w:rPr>
          <w:b w:val="1"/>
          <w:bCs w:val="1"/>
          <w:rtl w:val="0"/>
        </w:rPr>
        <w:t xml:space="preserve">Transfer Learning Validation</w:t>
      </w:r>
      <w:r w:rsidDel="00000000" w:rsidR="00000000" w:rsidRPr="00000000">
        <w:rPr>
          <w:rtl w:val="0"/>
        </w:rPr>
        <w:t xml:space="preserve">: Pre-trained models on ImageNet effectively transfer knowledge to garbage classification, reducing training time and data requirements while significantly boosting accuracy.</w:t>
        <w:br w:type="textWrapping"/>
      </w:r>
    </w:p>
    <w:p w:rsidR="00000000" w:rsidDel="00000000" w:rsidP="00000000" w:rsidRDefault="00000000" w:rsidRPr="00000000" w14:paraId="00000449">
      <w:pPr>
        <w:numPr>
          <w:ilvl w:val="0"/>
          <w:numId w:val="40"/>
        </w:numPr>
        <w:spacing w:after="0" w:afterAutospacing="0" w:before="0" w:beforeAutospacing="0" w:lineRule="auto"/>
        <w:ind w:left="720" w:hanging="360"/>
      </w:pPr>
      <w:r w:rsidDel="00000000" w:rsidR="00000000" w:rsidRPr="00000000">
        <w:rPr>
          <w:b w:val="1"/>
          <w:bCs w:val="1"/>
          <w:rtl w:val="0"/>
        </w:rPr>
        <w:t xml:space="preserve">Data Augmentation Impact</w:t>
      </w:r>
      <w:r w:rsidDel="00000000" w:rsidR="00000000" w:rsidRPr="00000000">
        <w:rPr>
          <w:rtl w:val="0"/>
        </w:rPr>
        <w:t xml:space="preserve">: Augmentation techniques (rotation, flip, zoom, shift) proved essential for model generalization, helping models handle real-world variations in image capture conditions.</w:t>
        <w:br w:type="textWrapping"/>
      </w:r>
    </w:p>
    <w:p w:rsidR="00000000" w:rsidDel="00000000" w:rsidP="00000000" w:rsidRDefault="00000000" w:rsidRPr="00000000" w14:paraId="0000044A">
      <w:pPr>
        <w:numPr>
          <w:ilvl w:val="0"/>
          <w:numId w:val="40"/>
        </w:numPr>
        <w:spacing w:after="0" w:afterAutospacing="0" w:before="0" w:beforeAutospacing="0" w:lineRule="auto"/>
        <w:ind w:left="720" w:hanging="360"/>
      </w:pPr>
      <w:r w:rsidDel="00000000" w:rsidR="00000000" w:rsidRPr="00000000">
        <w:rPr>
          <w:b w:val="1"/>
          <w:bCs w:val="1"/>
          <w:rtl w:val="0"/>
        </w:rPr>
        <w:t xml:space="preserve">Optimal Model Selection</w:t>
      </w:r>
      <w:r w:rsidDel="00000000" w:rsidR="00000000" w:rsidRPr="00000000">
        <w:rPr>
          <w:rtl w:val="0"/>
        </w:rPr>
        <w:t xml:space="preserve">:</w:t>
        <w:br w:type="textWrapping"/>
      </w:r>
    </w:p>
    <w:p w:rsidR="00000000" w:rsidDel="00000000" w:rsidP="00000000" w:rsidRDefault="00000000" w:rsidRPr="00000000" w14:paraId="0000044B">
      <w:pPr>
        <w:numPr>
          <w:ilvl w:val="1"/>
          <w:numId w:val="40"/>
        </w:numPr>
        <w:spacing w:after="0" w:afterAutospacing="0" w:before="0" w:beforeAutospacing="0" w:lineRule="auto"/>
        <w:ind w:left="1440" w:hanging="360"/>
      </w:pPr>
      <w:r w:rsidDel="00000000" w:rsidR="00000000" w:rsidRPr="00000000">
        <w:rPr>
          <w:b w:val="1"/>
          <w:bCs w:val="1"/>
          <w:rtl w:val="0"/>
        </w:rPr>
        <w:t xml:space="preserve">Xception</w:t>
      </w:r>
      <w:r w:rsidDel="00000000" w:rsidR="00000000" w:rsidRPr="00000000">
        <w:rPr>
          <w:rtl w:val="0"/>
        </w:rPr>
        <w:t xml:space="preserve"> emerged as the most accurate model (94.7%), suitable for server-based deployment where accuracy is paramount</w:t>
      </w:r>
    </w:p>
    <w:p w:rsidR="00000000" w:rsidDel="00000000" w:rsidP="00000000" w:rsidRDefault="00000000" w:rsidRPr="00000000" w14:paraId="0000044C">
      <w:pPr>
        <w:numPr>
          <w:ilvl w:val="1"/>
          <w:numId w:val="40"/>
        </w:numPr>
        <w:spacing w:after="0" w:afterAutospacing="0" w:before="0" w:beforeAutospacing="0" w:lineRule="auto"/>
        <w:ind w:left="1440" w:hanging="360"/>
      </w:pPr>
      <w:r w:rsidDel="00000000" w:rsidR="00000000" w:rsidRPr="00000000">
        <w:rPr>
          <w:b w:val="1"/>
          <w:bCs w:val="1"/>
          <w:rtl w:val="0"/>
        </w:rPr>
        <w:t xml:space="preserve">MobileNetV2</w:t>
      </w:r>
      <w:r w:rsidDel="00000000" w:rsidR="00000000" w:rsidRPr="00000000">
        <w:rPr>
          <w:rtl w:val="0"/>
        </w:rPr>
        <w:t xml:space="preserve"> offers the best accuracy-efficiency trade-off (92.3% with only 4.3M parameters), ideal for mobile and edge devices</w:t>
      </w:r>
    </w:p>
    <w:p w:rsidR="00000000" w:rsidDel="00000000" w:rsidP="00000000" w:rsidRDefault="00000000" w:rsidRPr="00000000" w14:paraId="0000044D">
      <w:pPr>
        <w:numPr>
          <w:ilvl w:val="1"/>
          <w:numId w:val="40"/>
        </w:numPr>
        <w:spacing w:after="0" w:afterAutospacing="0" w:before="0" w:beforeAutospacing="0" w:lineRule="auto"/>
        <w:ind w:left="1440" w:hanging="360"/>
      </w:pPr>
      <w:r w:rsidDel="00000000" w:rsidR="00000000" w:rsidRPr="00000000">
        <w:rPr>
          <w:b w:val="1"/>
          <w:bCs w:val="1"/>
          <w:rtl w:val="0"/>
        </w:rPr>
        <w:t xml:space="preserve">Basic CNN</w:t>
      </w:r>
      <w:r w:rsidDel="00000000" w:rsidR="00000000" w:rsidRPr="00000000">
        <w:rPr>
          <w:rtl w:val="0"/>
        </w:rPr>
        <w:t xml:space="preserve"> serves as an educational baseline, demonstrating fundamental concepts</w:t>
      </w:r>
    </w:p>
    <w:p w:rsidR="00000000" w:rsidDel="00000000" w:rsidP="00000000" w:rsidRDefault="00000000" w:rsidRPr="00000000" w14:paraId="0000044E">
      <w:pPr>
        <w:numPr>
          <w:ilvl w:val="0"/>
          <w:numId w:val="40"/>
        </w:numPr>
        <w:spacing w:after="0" w:afterAutospacing="0" w:before="0" w:beforeAutospacing="0" w:lineRule="auto"/>
        <w:ind w:left="720" w:hanging="360"/>
      </w:pPr>
      <w:r w:rsidDel="00000000" w:rsidR="00000000" w:rsidRPr="00000000">
        <w:rPr>
          <w:b w:val="1"/>
          <w:bCs w:val="1"/>
          <w:rtl w:val="0"/>
        </w:rPr>
        <w:t xml:space="preserve">Production Readiness</w:t>
      </w:r>
      <w:r w:rsidDel="00000000" w:rsidR="00000000" w:rsidRPr="00000000">
        <w:rPr>
          <w:rtl w:val="0"/>
        </w:rPr>
        <w:t xml:space="preserve">: All three models achieve F1-scores above 0.78, with transfer learning models exceeding 0.92, indicating readiness for real-world waste sorting applications.</w:t>
        <w:br w:type="textWrapping"/>
      </w:r>
    </w:p>
    <w:p w:rsidR="00000000" w:rsidDel="00000000" w:rsidP="00000000" w:rsidRDefault="00000000" w:rsidRPr="00000000" w14:paraId="0000044F">
      <w:pPr>
        <w:numPr>
          <w:ilvl w:val="0"/>
          <w:numId w:val="40"/>
        </w:numPr>
        <w:spacing w:after="240" w:before="0" w:beforeAutospacing="0" w:lineRule="auto"/>
        <w:ind w:left="720" w:hanging="360"/>
      </w:pPr>
      <w:r w:rsidDel="00000000" w:rsidR="00000000" w:rsidRPr="00000000">
        <w:rPr>
          <w:b w:val="1"/>
          <w:bCs w:val="1"/>
          <w:rtl w:val="0"/>
        </w:rPr>
        <w:t xml:space="preserve">Class Performance</w:t>
      </w:r>
      <w:r w:rsidDel="00000000" w:rsidR="00000000" w:rsidRPr="00000000">
        <w:rPr>
          <w:rtl w:val="0"/>
        </w:rPr>
        <w:t xml:space="preserve">: Models perform consistently well across all 12 garbage categories, with transfer learning models achieving &gt;0.90 F1-score on 10 out of 12 classes.</w:t>
        <w:br w:type="textWrapping"/>
      </w:r>
    </w:p>
    <w:p w:rsidR="00000000" w:rsidDel="00000000" w:rsidP="00000000" w:rsidRDefault="00000000" w:rsidRPr="00000000" w14:paraId="00000450">
      <w:pPr>
        <w:spacing w:after="240" w:before="240" w:lineRule="auto"/>
        <w:rPr>
          <w:b w:val="1"/>
          <w:bCs w:val="1"/>
        </w:rPr>
      </w:pPr>
      <w:r w:rsidDel="00000000" w:rsidR="00000000" w:rsidRPr="00000000">
        <w:rPr>
          <w:b w:val="1"/>
          <w:bCs w:val="1"/>
          <w:rtl w:val="0"/>
        </w:rPr>
        <w:t xml:space="preserve">Key Insights:</w:t>
      </w:r>
    </w:p>
    <w:p w:rsidR="00000000" w:rsidDel="00000000" w:rsidP="00000000" w:rsidRDefault="00000000" w:rsidRPr="00000000" w14:paraId="00000451">
      <w:pPr>
        <w:numPr>
          <w:ilvl w:val="0"/>
          <w:numId w:val="18"/>
        </w:numPr>
        <w:spacing w:after="0" w:afterAutospacing="0" w:before="240" w:lineRule="auto"/>
        <w:ind w:left="720" w:hanging="360"/>
      </w:pPr>
      <w:r w:rsidDel="00000000" w:rsidR="00000000" w:rsidRPr="00000000">
        <w:rPr>
          <w:b w:val="1"/>
          <w:bCs w:val="1"/>
          <w:rtl w:val="0"/>
        </w:rPr>
        <w:t xml:space="preserve">Transfer Learning is Crucial</w:t>
      </w:r>
      <w:r w:rsidDel="00000000" w:rsidR="00000000" w:rsidRPr="00000000">
        <w:rPr>
          <w:rtl w:val="0"/>
        </w:rPr>
        <w:t xml:space="preserve">: Pre-trained weights from ImageNet provide robust low-level feature extractors (edges, textures, shapes), dramatically reducing the need for large training datasets and long training times.</w:t>
        <w:br w:type="textWrapping"/>
      </w:r>
    </w:p>
    <w:p w:rsidR="00000000" w:rsidDel="00000000" w:rsidP="00000000" w:rsidRDefault="00000000" w:rsidRPr="00000000" w14:paraId="00000452">
      <w:pPr>
        <w:numPr>
          <w:ilvl w:val="0"/>
          <w:numId w:val="18"/>
        </w:numPr>
        <w:spacing w:after="0" w:afterAutospacing="0" w:before="0" w:beforeAutospacing="0" w:lineRule="auto"/>
        <w:ind w:left="720" w:hanging="360"/>
      </w:pPr>
      <w:r w:rsidDel="00000000" w:rsidR="00000000" w:rsidRPr="00000000">
        <w:rPr>
          <w:b w:val="1"/>
          <w:bCs w:val="1"/>
          <w:rtl w:val="0"/>
        </w:rPr>
        <w:t xml:space="preserve">Architecture Matters</w:t>
      </w:r>
      <w:r w:rsidDel="00000000" w:rsidR="00000000" w:rsidRPr="00000000">
        <w:rPr>
          <w:rtl w:val="0"/>
        </w:rPr>
        <w:t xml:space="preserve">: Modern architectures (Xception, MobileNetV2) using depthwise separable convolutions achieve better accuracy with fewer parameters compared to traditional CNNs.</w:t>
        <w:br w:type="textWrapping"/>
      </w:r>
    </w:p>
    <w:p w:rsidR="00000000" w:rsidDel="00000000" w:rsidP="00000000" w:rsidRDefault="00000000" w:rsidRPr="00000000" w14:paraId="00000453">
      <w:pPr>
        <w:numPr>
          <w:ilvl w:val="0"/>
          <w:numId w:val="18"/>
        </w:numPr>
        <w:spacing w:after="0" w:afterAutospacing="0" w:before="0" w:beforeAutospacing="0" w:lineRule="auto"/>
        <w:ind w:left="720" w:hanging="360"/>
      </w:pPr>
      <w:r w:rsidDel="00000000" w:rsidR="00000000" w:rsidRPr="00000000">
        <w:rPr>
          <w:b w:val="1"/>
          <w:bCs w:val="1"/>
          <w:rtl w:val="0"/>
        </w:rPr>
        <w:t xml:space="preserve">Augmentation is Essential</w:t>
      </w:r>
      <w:r w:rsidDel="00000000" w:rsidR="00000000" w:rsidRPr="00000000">
        <w:rPr>
          <w:rtl w:val="0"/>
        </w:rPr>
        <w:t xml:space="preserve">: Without data augmentation, models overfit and fail to generalize to real-world variations in lighting, orientation, and background.</w:t>
        <w:br w:type="textWrapping"/>
      </w:r>
    </w:p>
    <w:p w:rsidR="00000000" w:rsidDel="00000000" w:rsidP="00000000" w:rsidRDefault="00000000" w:rsidRPr="00000000" w14:paraId="00000454">
      <w:pPr>
        <w:numPr>
          <w:ilvl w:val="0"/>
          <w:numId w:val="18"/>
        </w:numPr>
        <w:spacing w:after="0" w:afterAutospacing="0" w:before="0" w:beforeAutospacing="0" w:lineRule="auto"/>
        <w:ind w:left="720" w:hanging="360"/>
      </w:pPr>
      <w:r w:rsidDel="00000000" w:rsidR="00000000" w:rsidRPr="00000000">
        <w:rPr>
          <w:b w:val="1"/>
          <w:bCs w:val="1"/>
          <w:rtl w:val="0"/>
        </w:rPr>
        <w:t xml:space="preserve">Fine-tuning Boosts Performance</w:t>
      </w:r>
      <w:r w:rsidDel="00000000" w:rsidR="00000000" w:rsidRPr="00000000">
        <w:rPr>
          <w:rFonts w:ascii="Arial Unicode MS" w:cs="Arial Unicode MS" w:eastAsia="Arial Unicode MS" w:hAnsi="Arial Unicode MS"/>
          <w:rtl w:val="0"/>
        </w:rPr>
        <w:t xml:space="preserve">: The two-phase training strategy (feature extraction → fine-tuning) provides an additional 2-3% accuracy improvement over frozen pre-trained layers alone.</w:t>
        <w:br w:type="textWrapping"/>
      </w:r>
    </w:p>
    <w:p w:rsidR="00000000" w:rsidDel="00000000" w:rsidP="00000000" w:rsidRDefault="00000000" w:rsidRPr="00000000" w14:paraId="00000455">
      <w:pPr>
        <w:numPr>
          <w:ilvl w:val="0"/>
          <w:numId w:val="18"/>
        </w:numPr>
        <w:spacing w:after="240" w:before="0" w:beforeAutospacing="0" w:lineRule="auto"/>
        <w:ind w:left="720" w:hanging="360"/>
      </w:pPr>
      <w:r w:rsidDel="00000000" w:rsidR="00000000" w:rsidRPr="00000000">
        <w:rPr>
          <w:b w:val="1"/>
          <w:bCs w:val="1"/>
          <w:rtl w:val="0"/>
        </w:rPr>
        <w:t xml:space="preserve">Efficiency vs Accuracy Trade-off</w:t>
      </w:r>
      <w:r w:rsidDel="00000000" w:rsidR="00000000" w:rsidRPr="00000000">
        <w:rPr>
          <w:rtl w:val="0"/>
        </w:rPr>
        <w:t xml:space="preserve">: MobileNetV2 demonstrates that efficient architectures can achieve near-optimal accuracy (only 2.4% less than Xception) while using 5.5× fewer parameters.</w:t>
        <w:br w:type="textWrapping"/>
      </w:r>
    </w:p>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Practical Applications:</w:t>
      </w:r>
    </w:p>
    <w:p w:rsidR="00000000" w:rsidDel="00000000" w:rsidP="00000000" w:rsidRDefault="00000000" w:rsidRPr="00000000" w14:paraId="00000457">
      <w:pPr>
        <w:spacing w:after="240" w:before="240" w:lineRule="auto"/>
        <w:rPr/>
      </w:pPr>
      <w:r w:rsidDel="00000000" w:rsidR="00000000" w:rsidRPr="00000000">
        <w:rPr>
          <w:rtl w:val="0"/>
        </w:rPr>
        <w:t xml:space="preserve">This research has direct applications in environmental sustainability and waste management:</w:t>
      </w:r>
    </w:p>
    <w:p w:rsidR="00000000" w:rsidDel="00000000" w:rsidP="00000000" w:rsidRDefault="00000000" w:rsidRPr="00000000" w14:paraId="00000458">
      <w:pPr>
        <w:numPr>
          <w:ilvl w:val="0"/>
          <w:numId w:val="62"/>
        </w:numPr>
        <w:spacing w:after="0" w:afterAutospacing="0" w:before="240" w:lineRule="auto"/>
        <w:ind w:left="720" w:hanging="360"/>
      </w:pPr>
      <w:r w:rsidDel="00000000" w:rsidR="00000000" w:rsidRPr="00000000">
        <w:rPr>
          <w:b w:val="1"/>
          <w:bCs w:val="1"/>
          <w:rtl w:val="0"/>
        </w:rPr>
        <w:t xml:space="preserve">Automated Sorting Facilities</w:t>
      </w:r>
      <w:r w:rsidDel="00000000" w:rsidR="00000000" w:rsidRPr="00000000">
        <w:rPr>
          <w:rtl w:val="0"/>
        </w:rPr>
        <w:t xml:space="preserve">: Deploy Xception model for high-throughput, high-accuracy waste segregation in industrial recycling plants.</w:t>
        <w:br w:type="textWrapping"/>
      </w:r>
    </w:p>
    <w:p w:rsidR="00000000" w:rsidDel="00000000" w:rsidP="00000000" w:rsidRDefault="00000000" w:rsidRPr="00000000" w14:paraId="00000459">
      <w:pPr>
        <w:numPr>
          <w:ilvl w:val="0"/>
          <w:numId w:val="62"/>
        </w:numPr>
        <w:spacing w:after="0" w:afterAutospacing="0" w:before="0" w:beforeAutospacing="0" w:lineRule="auto"/>
        <w:ind w:left="720" w:hanging="360"/>
      </w:pPr>
      <w:r w:rsidDel="00000000" w:rsidR="00000000" w:rsidRPr="00000000">
        <w:rPr>
          <w:b w:val="1"/>
          <w:bCs w:val="1"/>
          <w:rtl w:val="0"/>
        </w:rPr>
        <w:t xml:space="preserve">Smart Recycling Bins</w:t>
      </w:r>
      <w:r w:rsidDel="00000000" w:rsidR="00000000" w:rsidRPr="00000000">
        <w:rPr>
          <w:rtl w:val="0"/>
        </w:rPr>
        <w:t xml:space="preserve">: Integrate MobileNetV2 into IoT-enabled bins for real-time waste classification at collection points.</w:t>
        <w:br w:type="textWrapping"/>
      </w:r>
    </w:p>
    <w:p w:rsidR="00000000" w:rsidDel="00000000" w:rsidP="00000000" w:rsidRDefault="00000000" w:rsidRPr="00000000" w14:paraId="0000045A">
      <w:pPr>
        <w:numPr>
          <w:ilvl w:val="0"/>
          <w:numId w:val="62"/>
        </w:numPr>
        <w:spacing w:after="0" w:afterAutospacing="0" w:before="0" w:beforeAutospacing="0" w:lineRule="auto"/>
        <w:ind w:left="720" w:hanging="360"/>
      </w:pPr>
      <w:r w:rsidDel="00000000" w:rsidR="00000000" w:rsidRPr="00000000">
        <w:rPr>
          <w:b w:val="1"/>
          <w:bCs w:val="1"/>
          <w:rtl w:val="0"/>
        </w:rPr>
        <w:t xml:space="preserve">Mobile Applications</w:t>
      </w:r>
      <w:r w:rsidDel="00000000" w:rsidR="00000000" w:rsidRPr="00000000">
        <w:rPr>
          <w:rtl w:val="0"/>
        </w:rPr>
        <w:t xml:space="preserve">: Develop smartphone apps using MobileNetV2 to educate users on proper waste disposal and recycling.</w:t>
        <w:br w:type="textWrapping"/>
      </w:r>
    </w:p>
    <w:p w:rsidR="00000000" w:rsidDel="00000000" w:rsidP="00000000" w:rsidRDefault="00000000" w:rsidRPr="00000000" w14:paraId="0000045B">
      <w:pPr>
        <w:numPr>
          <w:ilvl w:val="0"/>
          <w:numId w:val="62"/>
        </w:numPr>
        <w:spacing w:after="0" w:afterAutospacing="0" w:before="0" w:beforeAutospacing="0" w:lineRule="auto"/>
        <w:ind w:left="720" w:hanging="360"/>
      </w:pPr>
      <w:r w:rsidDel="00000000" w:rsidR="00000000" w:rsidRPr="00000000">
        <w:rPr>
          <w:b w:val="1"/>
          <w:bCs w:val="1"/>
          <w:rtl w:val="0"/>
        </w:rPr>
        <w:t xml:space="preserve">Robotic Waste Sorting</w:t>
      </w:r>
      <w:r w:rsidDel="00000000" w:rsidR="00000000" w:rsidRPr="00000000">
        <w:rPr>
          <w:rtl w:val="0"/>
        </w:rPr>
        <w:t xml:space="preserve">: Implement models in robotic systems for automated picking and sorting of recyclable materials.</w:t>
        <w:br w:type="textWrapping"/>
      </w:r>
    </w:p>
    <w:p w:rsidR="00000000" w:rsidDel="00000000" w:rsidP="00000000" w:rsidRDefault="00000000" w:rsidRPr="00000000" w14:paraId="0000045C">
      <w:pPr>
        <w:numPr>
          <w:ilvl w:val="0"/>
          <w:numId w:val="62"/>
        </w:numPr>
        <w:spacing w:after="0" w:afterAutospacing="0" w:before="0" w:beforeAutospacing="0" w:lineRule="auto"/>
        <w:ind w:left="720" w:hanging="360"/>
      </w:pPr>
      <w:r w:rsidDel="00000000" w:rsidR="00000000" w:rsidRPr="00000000">
        <w:rPr>
          <w:b w:val="1"/>
          <w:bCs w:val="1"/>
          <w:rtl w:val="0"/>
        </w:rPr>
        <w:t xml:space="preserve">Waste Auditing Systems</w:t>
      </w:r>
      <w:r w:rsidDel="00000000" w:rsidR="00000000" w:rsidRPr="00000000">
        <w:rPr>
          <w:rtl w:val="0"/>
        </w:rPr>
        <w:t xml:space="preserve">: Monitor waste composition in facilities, municipalities, or events to optimize recycling programs.</w:t>
        <w:br w:type="textWrapping"/>
      </w:r>
    </w:p>
    <w:p w:rsidR="00000000" w:rsidDel="00000000" w:rsidP="00000000" w:rsidRDefault="00000000" w:rsidRPr="00000000" w14:paraId="0000045D">
      <w:pPr>
        <w:numPr>
          <w:ilvl w:val="0"/>
          <w:numId w:val="62"/>
        </w:numPr>
        <w:spacing w:after="240" w:before="0" w:beforeAutospacing="0" w:lineRule="auto"/>
        <w:ind w:left="720" w:hanging="360"/>
      </w:pPr>
      <w:r w:rsidDel="00000000" w:rsidR="00000000" w:rsidRPr="00000000">
        <w:rPr>
          <w:b w:val="1"/>
          <w:bCs w:val="1"/>
          <w:rtl w:val="0"/>
        </w:rPr>
        <w:t xml:space="preserve">Educational Tools</w:t>
      </w:r>
      <w:r w:rsidDel="00000000" w:rsidR="00000000" w:rsidRPr="00000000">
        <w:rPr>
          <w:rtl w:val="0"/>
        </w:rPr>
        <w:t xml:space="preserve">: Use basic CNN model to teach machine learning concepts in environmental science courses.</w:t>
        <w:br w:type="textWrapping"/>
      </w:r>
    </w:p>
    <w:p w:rsidR="00000000" w:rsidDel="00000000" w:rsidP="00000000" w:rsidRDefault="00000000" w:rsidRPr="00000000" w14:paraId="0000045E">
      <w:pPr>
        <w:spacing w:after="240" w:before="240" w:lineRule="auto"/>
        <w:rPr>
          <w:b w:val="1"/>
          <w:bCs w:val="1"/>
        </w:rPr>
      </w:pPr>
      <w:r w:rsidDel="00000000" w:rsidR="00000000" w:rsidRPr="00000000">
        <w:rPr>
          <w:b w:val="1"/>
          <w:bCs w:val="1"/>
          <w:rtl w:val="0"/>
        </w:rPr>
        <w:t xml:space="preserve">Environmental Impact:</w:t>
      </w:r>
    </w:p>
    <w:p w:rsidR="00000000" w:rsidDel="00000000" w:rsidP="00000000" w:rsidRDefault="00000000" w:rsidRPr="00000000" w14:paraId="0000045F">
      <w:pPr>
        <w:numPr>
          <w:ilvl w:val="0"/>
          <w:numId w:val="14"/>
        </w:numPr>
        <w:spacing w:after="0" w:afterAutospacing="0" w:before="240" w:lineRule="auto"/>
        <w:ind w:left="720" w:hanging="360"/>
      </w:pPr>
      <w:r w:rsidDel="00000000" w:rsidR="00000000" w:rsidRPr="00000000">
        <w:rPr>
          <w:b w:val="1"/>
          <w:bCs w:val="1"/>
          <w:rtl w:val="0"/>
        </w:rPr>
        <w:t xml:space="preserve">Improved Recycling Rates</w:t>
      </w:r>
      <w:r w:rsidDel="00000000" w:rsidR="00000000" w:rsidRPr="00000000">
        <w:rPr>
          <w:rtl w:val="0"/>
        </w:rPr>
        <w:t xml:space="preserve">: Accurate classification reduces contamination in recycling streams, increasing material recovery rates</w:t>
      </w:r>
    </w:p>
    <w:p w:rsidR="00000000" w:rsidDel="00000000" w:rsidP="00000000" w:rsidRDefault="00000000" w:rsidRPr="00000000" w14:paraId="00000460">
      <w:pPr>
        <w:numPr>
          <w:ilvl w:val="0"/>
          <w:numId w:val="14"/>
        </w:numPr>
        <w:spacing w:after="0" w:afterAutospacing="0" w:before="0" w:beforeAutospacing="0" w:lineRule="auto"/>
        <w:ind w:left="720" w:hanging="360"/>
      </w:pPr>
      <w:r w:rsidDel="00000000" w:rsidR="00000000" w:rsidRPr="00000000">
        <w:rPr>
          <w:b w:val="1"/>
          <w:bCs w:val="1"/>
          <w:rtl w:val="0"/>
        </w:rPr>
        <w:t xml:space="preserve">Cost Reduction</w:t>
      </w:r>
      <w:r w:rsidDel="00000000" w:rsidR="00000000" w:rsidRPr="00000000">
        <w:rPr>
          <w:rtl w:val="0"/>
        </w:rPr>
        <w:t xml:space="preserve">: Automated sorting reduces labor costs and increases processing speed in recycling facilities</w:t>
      </w:r>
    </w:p>
    <w:p w:rsidR="00000000" w:rsidDel="00000000" w:rsidP="00000000" w:rsidRDefault="00000000" w:rsidRPr="00000000" w14:paraId="00000461">
      <w:pPr>
        <w:numPr>
          <w:ilvl w:val="0"/>
          <w:numId w:val="14"/>
        </w:numPr>
        <w:spacing w:after="0" w:afterAutospacing="0" w:before="0" w:beforeAutospacing="0" w:lineRule="auto"/>
        <w:ind w:left="720" w:hanging="360"/>
      </w:pPr>
      <w:r w:rsidDel="00000000" w:rsidR="00000000" w:rsidRPr="00000000">
        <w:rPr>
          <w:b w:val="1"/>
          <w:bCs w:val="1"/>
          <w:rtl w:val="0"/>
        </w:rPr>
        <w:t xml:space="preserve">Carbon Footprint</w:t>
      </w:r>
      <w:r w:rsidDel="00000000" w:rsidR="00000000" w:rsidRPr="00000000">
        <w:rPr>
          <w:rtl w:val="0"/>
        </w:rPr>
        <w:t xml:space="preserve">: Better waste segregation leads to more efficient recycling, reducing the need for virgin material production</w:t>
      </w:r>
    </w:p>
    <w:p w:rsidR="00000000" w:rsidDel="00000000" w:rsidP="00000000" w:rsidRDefault="00000000" w:rsidRPr="00000000" w14:paraId="00000462">
      <w:pPr>
        <w:numPr>
          <w:ilvl w:val="0"/>
          <w:numId w:val="14"/>
        </w:numPr>
        <w:spacing w:after="240" w:before="0" w:beforeAutospacing="0" w:lineRule="auto"/>
        <w:ind w:left="720" w:hanging="360"/>
      </w:pPr>
      <w:r w:rsidDel="00000000" w:rsidR="00000000" w:rsidRPr="00000000">
        <w:rPr>
          <w:b w:val="1"/>
          <w:bCs w:val="1"/>
          <w:rtl w:val="0"/>
        </w:rPr>
        <w:t xml:space="preserve">Public Awareness</w:t>
      </w:r>
      <w:r w:rsidDel="00000000" w:rsidR="00000000" w:rsidRPr="00000000">
        <w:rPr>
          <w:rtl w:val="0"/>
        </w:rPr>
        <w:t xml:space="preserve">: Mobile applications can educate millions of users on proper waste disposal practices</w:t>
      </w:r>
    </w:p>
    <w:p w:rsidR="00000000" w:rsidDel="00000000" w:rsidP="00000000" w:rsidRDefault="00000000" w:rsidRPr="00000000" w14:paraId="00000463">
      <w:pPr>
        <w:spacing w:after="240" w:before="240" w:lineRule="auto"/>
        <w:rPr>
          <w:b w:val="1"/>
          <w:bCs w:val="1"/>
        </w:rPr>
      </w:pPr>
      <w:r w:rsidDel="00000000" w:rsidR="00000000" w:rsidRPr="00000000">
        <w:rPr>
          <w:b w:val="1"/>
          <w:bCs w:val="1"/>
          <w:rtl w:val="0"/>
        </w:rPr>
        <w:t xml:space="preserve">Technical Achievements:</w:t>
      </w:r>
    </w:p>
    <w:p w:rsidR="00000000" w:rsidDel="00000000" w:rsidP="00000000" w:rsidRDefault="00000000" w:rsidRPr="00000000" w14:paraId="00000464">
      <w:pPr>
        <w:numPr>
          <w:ilvl w:val="0"/>
          <w:numId w:val="30"/>
        </w:numPr>
        <w:spacing w:after="0" w:afterAutospacing="0" w:before="240" w:lineRule="auto"/>
        <w:ind w:left="720" w:hanging="360"/>
      </w:pPr>
      <w:r w:rsidDel="00000000" w:rsidR="00000000" w:rsidRPr="00000000">
        <w:rPr>
          <w:rtl w:val="0"/>
        </w:rPr>
        <w:t xml:space="preserve">Successfully demonstrated that transfer learning reduces training data requirements by leveraging pre-existing knowledge</w:t>
      </w:r>
    </w:p>
    <w:p w:rsidR="00000000" w:rsidDel="00000000" w:rsidP="00000000" w:rsidRDefault="00000000" w:rsidRPr="00000000" w14:paraId="00000465">
      <w:pPr>
        <w:numPr>
          <w:ilvl w:val="0"/>
          <w:numId w:val="30"/>
        </w:numPr>
        <w:spacing w:after="0" w:afterAutospacing="0" w:before="0" w:beforeAutospacing="0" w:lineRule="auto"/>
        <w:ind w:left="720" w:hanging="360"/>
      </w:pPr>
      <w:r w:rsidDel="00000000" w:rsidR="00000000" w:rsidRPr="00000000">
        <w:rPr>
          <w:rtl w:val="0"/>
        </w:rPr>
        <w:t xml:space="preserve">Proved that data augmentation is critical for handling real-world image variations</w:t>
      </w:r>
    </w:p>
    <w:p w:rsidR="00000000" w:rsidDel="00000000" w:rsidP="00000000" w:rsidRDefault="00000000" w:rsidRPr="00000000" w14:paraId="00000466">
      <w:pPr>
        <w:numPr>
          <w:ilvl w:val="0"/>
          <w:numId w:val="30"/>
        </w:numPr>
        <w:spacing w:after="0" w:afterAutospacing="0" w:before="0" w:beforeAutospacing="0" w:lineRule="auto"/>
        <w:ind w:left="720" w:hanging="360"/>
      </w:pPr>
      <w:r w:rsidDel="00000000" w:rsidR="00000000" w:rsidRPr="00000000">
        <w:rPr>
          <w:rtl w:val="0"/>
        </w:rPr>
        <w:t xml:space="preserve">Showed that modern efficient architectures (MobileNetV2) can achieve near-optimal accuracy with minimal computational cost</w:t>
      </w:r>
    </w:p>
    <w:p w:rsidR="00000000" w:rsidDel="00000000" w:rsidP="00000000" w:rsidRDefault="00000000" w:rsidRPr="00000000" w14:paraId="00000467">
      <w:pPr>
        <w:numPr>
          <w:ilvl w:val="0"/>
          <w:numId w:val="30"/>
        </w:numPr>
        <w:spacing w:after="0" w:afterAutospacing="0" w:before="0" w:beforeAutospacing="0" w:lineRule="auto"/>
        <w:ind w:left="720" w:hanging="360"/>
      </w:pPr>
      <w:r w:rsidDel="00000000" w:rsidR="00000000" w:rsidRPr="00000000">
        <w:rPr>
          <w:rtl w:val="0"/>
        </w:rPr>
        <w:t xml:space="preserve">Validated the effectiveness of two-phase training (feature extraction + fine-tuning) for transfer learning</w:t>
      </w:r>
    </w:p>
    <w:p w:rsidR="00000000" w:rsidDel="00000000" w:rsidP="00000000" w:rsidRDefault="00000000" w:rsidRPr="00000000" w14:paraId="00000468">
      <w:pPr>
        <w:numPr>
          <w:ilvl w:val="0"/>
          <w:numId w:val="30"/>
        </w:numPr>
        <w:spacing w:after="240" w:before="0" w:beforeAutospacing="0" w:lineRule="auto"/>
        <w:ind w:left="720" w:hanging="360"/>
      </w:pPr>
      <w:r w:rsidDel="00000000" w:rsidR="00000000" w:rsidRPr="00000000">
        <w:rPr>
          <w:rtl w:val="0"/>
        </w:rPr>
        <w:t xml:space="preserve">Established baseline metrics for garbage classification that can be used in future research</w:t>
      </w:r>
    </w:p>
    <w:p w:rsidR="00000000" w:rsidDel="00000000" w:rsidP="00000000" w:rsidRDefault="00000000" w:rsidRPr="00000000" w14:paraId="00000469">
      <w:pPr>
        <w:spacing w:after="240" w:before="240" w:lineRule="auto"/>
        <w:rPr>
          <w:b w:val="1"/>
          <w:bCs w:val="1"/>
        </w:rPr>
      </w:pPr>
      <w:r w:rsidDel="00000000" w:rsidR="00000000" w:rsidRPr="00000000">
        <w:rPr>
          <w:b w:val="1"/>
          <w:bCs w:val="1"/>
          <w:rtl w:val="0"/>
        </w:rPr>
        <w:t xml:space="preserve">Limitations and Challenges:</w:t>
      </w:r>
    </w:p>
    <w:p w:rsidR="00000000" w:rsidDel="00000000" w:rsidP="00000000" w:rsidRDefault="00000000" w:rsidRPr="00000000" w14:paraId="0000046A">
      <w:pPr>
        <w:numPr>
          <w:ilvl w:val="0"/>
          <w:numId w:val="8"/>
        </w:numPr>
        <w:spacing w:after="0" w:afterAutospacing="0" w:before="240" w:lineRule="auto"/>
        <w:ind w:left="720" w:hanging="360"/>
      </w:pPr>
      <w:r w:rsidDel="00000000" w:rsidR="00000000" w:rsidRPr="00000000">
        <w:rPr>
          <w:b w:val="1"/>
          <w:bCs w:val="1"/>
          <w:rtl w:val="0"/>
        </w:rPr>
        <w:t xml:space="preserve">Dataset Constraints</w:t>
      </w:r>
      <w:r w:rsidDel="00000000" w:rsidR="00000000" w:rsidRPr="00000000">
        <w:rPr>
          <w:rtl w:val="0"/>
        </w:rPr>
        <w:t xml:space="preserve">: Limited to 12 categories; real-world waste is more diverse</w:t>
      </w:r>
    </w:p>
    <w:p w:rsidR="00000000" w:rsidDel="00000000" w:rsidP="00000000" w:rsidRDefault="00000000" w:rsidRPr="00000000" w14:paraId="0000046B">
      <w:pPr>
        <w:numPr>
          <w:ilvl w:val="0"/>
          <w:numId w:val="8"/>
        </w:numPr>
        <w:spacing w:after="0" w:afterAutospacing="0" w:before="0" w:beforeAutospacing="0" w:lineRule="auto"/>
        <w:ind w:left="720" w:hanging="360"/>
      </w:pPr>
      <w:r w:rsidDel="00000000" w:rsidR="00000000" w:rsidRPr="00000000">
        <w:rPr>
          <w:b w:val="1"/>
          <w:bCs w:val="1"/>
          <w:rtl w:val="0"/>
        </w:rPr>
        <w:t xml:space="preserve">Single Item Assumption</w:t>
      </w:r>
      <w:r w:rsidDel="00000000" w:rsidR="00000000" w:rsidRPr="00000000">
        <w:rPr>
          <w:rtl w:val="0"/>
        </w:rPr>
        <w:t xml:space="preserve">: Models trained on images with single items; struggle with multiple objects</w:t>
      </w:r>
    </w:p>
    <w:p w:rsidR="00000000" w:rsidDel="00000000" w:rsidP="00000000" w:rsidRDefault="00000000" w:rsidRPr="00000000" w14:paraId="0000046C">
      <w:pPr>
        <w:numPr>
          <w:ilvl w:val="0"/>
          <w:numId w:val="8"/>
        </w:numPr>
        <w:spacing w:after="0" w:afterAutospacing="0" w:before="0" w:beforeAutospacing="0" w:lineRule="auto"/>
        <w:ind w:left="720" w:hanging="360"/>
      </w:pPr>
      <w:r w:rsidDel="00000000" w:rsidR="00000000" w:rsidRPr="00000000">
        <w:rPr>
          <w:b w:val="1"/>
          <w:bCs w:val="1"/>
          <w:rtl w:val="0"/>
        </w:rPr>
        <w:t xml:space="preserve">Background Dependency</w:t>
      </w:r>
      <w:r w:rsidDel="00000000" w:rsidR="00000000" w:rsidRPr="00000000">
        <w:rPr>
          <w:rtl w:val="0"/>
        </w:rPr>
        <w:t xml:space="preserve">: Performance may degrade with significantly different backgrounds than training data</w:t>
      </w:r>
    </w:p>
    <w:p w:rsidR="00000000" w:rsidDel="00000000" w:rsidP="00000000" w:rsidRDefault="00000000" w:rsidRPr="00000000" w14:paraId="0000046D">
      <w:pPr>
        <w:numPr>
          <w:ilvl w:val="0"/>
          <w:numId w:val="8"/>
        </w:numPr>
        <w:spacing w:after="0" w:afterAutospacing="0" w:before="0" w:beforeAutospacing="0" w:lineRule="auto"/>
        <w:ind w:left="720" w:hanging="360"/>
      </w:pPr>
      <w:r w:rsidDel="00000000" w:rsidR="00000000" w:rsidRPr="00000000">
        <w:rPr>
          <w:b w:val="1"/>
          <w:bCs w:val="1"/>
          <w:rtl w:val="0"/>
        </w:rPr>
        <w:t xml:space="preserve">Computational Requirements</w:t>
      </w:r>
      <w:r w:rsidDel="00000000" w:rsidR="00000000" w:rsidRPr="00000000">
        <w:rPr>
          <w:rtl w:val="0"/>
        </w:rPr>
        <w:t xml:space="preserve">: Xception requires GPU for real-time inference</w:t>
      </w:r>
    </w:p>
    <w:p w:rsidR="00000000" w:rsidDel="00000000" w:rsidP="00000000" w:rsidRDefault="00000000" w:rsidRPr="00000000" w14:paraId="0000046E">
      <w:pPr>
        <w:numPr>
          <w:ilvl w:val="0"/>
          <w:numId w:val="8"/>
        </w:numPr>
        <w:spacing w:after="240" w:before="0" w:beforeAutospacing="0" w:lineRule="auto"/>
        <w:ind w:left="720" w:hanging="360"/>
      </w:pPr>
      <w:r w:rsidDel="00000000" w:rsidR="00000000" w:rsidRPr="00000000">
        <w:rPr>
          <w:b w:val="1"/>
          <w:bCs w:val="1"/>
          <w:rtl w:val="0"/>
        </w:rPr>
        <w:t xml:space="preserve">Class Imbalance</w:t>
      </w:r>
      <w:r w:rsidDel="00000000" w:rsidR="00000000" w:rsidRPr="00000000">
        <w:rPr>
          <w:rtl w:val="0"/>
        </w:rPr>
        <w:t xml:space="preserve">: Some categories have fewer samples, leading to slightly lower performance</w:t>
      </w:r>
    </w:p>
    <w:p w:rsidR="00000000" w:rsidDel="00000000" w:rsidP="00000000" w:rsidRDefault="00000000" w:rsidRPr="00000000" w14:paraId="0000046F">
      <w:pPr>
        <w:spacing w:after="240" w:before="240" w:lineRule="auto"/>
        <w:rPr>
          <w:b w:val="1"/>
          <w:bCs w:val="1"/>
        </w:rPr>
      </w:pPr>
      <w:r w:rsidDel="00000000" w:rsidR="00000000" w:rsidRPr="00000000">
        <w:rPr>
          <w:b w:val="1"/>
          <w:bCs w:val="1"/>
          <w:rtl w:val="0"/>
        </w:rPr>
        <w:t xml:space="preserve">Future Improvements:</w:t>
      </w:r>
    </w:p>
    <w:p w:rsidR="00000000" w:rsidDel="00000000" w:rsidP="00000000" w:rsidRDefault="00000000" w:rsidRPr="00000000" w14:paraId="00000470">
      <w:pPr>
        <w:numPr>
          <w:ilvl w:val="0"/>
          <w:numId w:val="58"/>
        </w:numPr>
        <w:spacing w:after="0" w:afterAutospacing="0" w:before="240" w:lineRule="auto"/>
        <w:ind w:left="720" w:hanging="360"/>
      </w:pPr>
      <w:r w:rsidDel="00000000" w:rsidR="00000000" w:rsidRPr="00000000">
        <w:rPr>
          <w:b w:val="1"/>
          <w:bCs w:val="1"/>
          <w:rtl w:val="0"/>
        </w:rPr>
        <w:t xml:space="preserve">Expand Dataset</w:t>
      </w:r>
      <w:r w:rsidDel="00000000" w:rsidR="00000000" w:rsidRPr="00000000">
        <w:rPr>
          <w:rtl w:val="0"/>
        </w:rPr>
        <w:t xml:space="preserve">:</w:t>
        <w:br w:type="textWrapping"/>
      </w:r>
    </w:p>
    <w:p w:rsidR="00000000" w:rsidDel="00000000" w:rsidP="00000000" w:rsidRDefault="00000000" w:rsidRPr="00000000" w14:paraId="00000471">
      <w:pPr>
        <w:numPr>
          <w:ilvl w:val="1"/>
          <w:numId w:val="58"/>
        </w:numPr>
        <w:spacing w:after="0" w:afterAutospacing="0" w:before="0" w:beforeAutospacing="0" w:lineRule="auto"/>
        <w:ind w:left="1440" w:hanging="360"/>
      </w:pPr>
      <w:r w:rsidDel="00000000" w:rsidR="00000000" w:rsidRPr="00000000">
        <w:rPr>
          <w:rtl w:val="0"/>
        </w:rPr>
        <w:t xml:space="preserve">Include more garbage categories (e-waste, hazardous materials, composites)</w:t>
      </w:r>
    </w:p>
    <w:p w:rsidR="00000000" w:rsidDel="00000000" w:rsidP="00000000" w:rsidRDefault="00000000" w:rsidRPr="00000000" w14:paraId="00000472">
      <w:pPr>
        <w:numPr>
          <w:ilvl w:val="1"/>
          <w:numId w:val="58"/>
        </w:numPr>
        <w:spacing w:after="0" w:afterAutospacing="0" w:before="0" w:beforeAutospacing="0" w:lineRule="auto"/>
        <w:ind w:left="1440" w:hanging="360"/>
      </w:pPr>
      <w:r w:rsidDel="00000000" w:rsidR="00000000" w:rsidRPr="00000000">
        <w:rPr>
          <w:rtl w:val="0"/>
        </w:rPr>
        <w:t xml:space="preserve">Collect images from diverse geographic locations and cultural contexts</w:t>
      </w:r>
    </w:p>
    <w:p w:rsidR="00000000" w:rsidDel="00000000" w:rsidP="00000000" w:rsidRDefault="00000000" w:rsidRPr="00000000" w14:paraId="00000473">
      <w:pPr>
        <w:numPr>
          <w:ilvl w:val="1"/>
          <w:numId w:val="58"/>
        </w:numPr>
        <w:spacing w:after="0" w:afterAutospacing="0" w:before="0" w:beforeAutospacing="0" w:lineRule="auto"/>
        <w:ind w:left="1440" w:hanging="360"/>
      </w:pPr>
      <w:r w:rsidDel="00000000" w:rsidR="00000000" w:rsidRPr="00000000">
        <w:rPr>
          <w:rtl w:val="0"/>
        </w:rPr>
        <w:t xml:space="preserve">Increase dataset size to 50,000+ images for better generalization</w:t>
      </w:r>
    </w:p>
    <w:p w:rsidR="00000000" w:rsidDel="00000000" w:rsidP="00000000" w:rsidRDefault="00000000" w:rsidRPr="00000000" w14:paraId="00000474">
      <w:pPr>
        <w:numPr>
          <w:ilvl w:val="0"/>
          <w:numId w:val="58"/>
        </w:numPr>
        <w:spacing w:after="0" w:afterAutospacing="0" w:before="0" w:beforeAutospacing="0" w:lineRule="auto"/>
        <w:ind w:left="720" w:hanging="360"/>
      </w:pPr>
      <w:r w:rsidDel="00000000" w:rsidR="00000000" w:rsidRPr="00000000">
        <w:rPr>
          <w:b w:val="1"/>
          <w:bCs w:val="1"/>
          <w:rtl w:val="0"/>
        </w:rPr>
        <w:t xml:space="preserve">Advanced Architectures</w:t>
      </w:r>
      <w:r w:rsidDel="00000000" w:rsidR="00000000" w:rsidRPr="00000000">
        <w:rPr>
          <w:rtl w:val="0"/>
        </w:rPr>
        <w:t xml:space="preserve">:</w:t>
        <w:br w:type="textWrapping"/>
      </w:r>
    </w:p>
    <w:p w:rsidR="00000000" w:rsidDel="00000000" w:rsidP="00000000" w:rsidRDefault="00000000" w:rsidRPr="00000000" w14:paraId="00000475">
      <w:pPr>
        <w:numPr>
          <w:ilvl w:val="1"/>
          <w:numId w:val="58"/>
        </w:numPr>
        <w:spacing w:after="0" w:afterAutospacing="0" w:before="0" w:beforeAutospacing="0" w:lineRule="auto"/>
        <w:ind w:left="1440" w:hanging="360"/>
      </w:pPr>
      <w:r w:rsidDel="00000000" w:rsidR="00000000" w:rsidRPr="00000000">
        <w:rPr>
          <w:rtl w:val="0"/>
        </w:rPr>
        <w:t xml:space="preserve">Experiment with EfficientNet family (B0-B7) for better accuracy-efficiency scaling</w:t>
      </w:r>
    </w:p>
    <w:p w:rsidR="00000000" w:rsidDel="00000000" w:rsidP="00000000" w:rsidRDefault="00000000" w:rsidRPr="00000000" w14:paraId="00000476">
      <w:pPr>
        <w:numPr>
          <w:ilvl w:val="1"/>
          <w:numId w:val="58"/>
        </w:numPr>
        <w:spacing w:after="0" w:afterAutospacing="0" w:before="0" w:beforeAutospacing="0" w:lineRule="auto"/>
        <w:ind w:left="1440" w:hanging="360"/>
      </w:pPr>
      <w:r w:rsidDel="00000000" w:rsidR="00000000" w:rsidRPr="00000000">
        <w:rPr>
          <w:rtl w:val="0"/>
        </w:rPr>
        <w:t xml:space="preserve">Explore Vision Transformers (ViT) for potentially higher accuracy</w:t>
      </w:r>
    </w:p>
    <w:p w:rsidR="00000000" w:rsidDel="00000000" w:rsidP="00000000" w:rsidRDefault="00000000" w:rsidRPr="00000000" w14:paraId="00000477">
      <w:pPr>
        <w:numPr>
          <w:ilvl w:val="1"/>
          <w:numId w:val="58"/>
        </w:numPr>
        <w:spacing w:after="0" w:afterAutospacing="0" w:before="0" w:beforeAutospacing="0" w:lineRule="auto"/>
        <w:ind w:left="1440" w:hanging="360"/>
      </w:pPr>
      <w:r w:rsidDel="00000000" w:rsidR="00000000" w:rsidRPr="00000000">
        <w:rPr>
          <w:rtl w:val="0"/>
        </w:rPr>
        <w:t xml:space="preserve">Try ensemble methods combining multiple models for robust predictions</w:t>
      </w:r>
    </w:p>
    <w:p w:rsidR="00000000" w:rsidDel="00000000" w:rsidP="00000000" w:rsidRDefault="00000000" w:rsidRPr="00000000" w14:paraId="00000478">
      <w:pPr>
        <w:numPr>
          <w:ilvl w:val="0"/>
          <w:numId w:val="58"/>
        </w:numPr>
        <w:spacing w:after="0" w:afterAutospacing="0" w:before="0" w:beforeAutospacing="0" w:lineRule="auto"/>
        <w:ind w:left="720" w:hanging="360"/>
      </w:pPr>
      <w:r w:rsidDel="00000000" w:rsidR="00000000" w:rsidRPr="00000000">
        <w:rPr>
          <w:b w:val="1"/>
          <w:bCs w:val="1"/>
          <w:rtl w:val="0"/>
        </w:rPr>
        <w:t xml:space="preserve">Multi-Object Detection</w:t>
      </w:r>
      <w:r w:rsidDel="00000000" w:rsidR="00000000" w:rsidRPr="00000000">
        <w:rPr>
          <w:rtl w:val="0"/>
        </w:rPr>
        <w:t xml:space="preserve">:</w:t>
        <w:br w:type="textWrapping"/>
      </w:r>
    </w:p>
    <w:p w:rsidR="00000000" w:rsidDel="00000000" w:rsidP="00000000" w:rsidRDefault="00000000" w:rsidRPr="00000000" w14:paraId="00000479">
      <w:pPr>
        <w:numPr>
          <w:ilvl w:val="1"/>
          <w:numId w:val="58"/>
        </w:numPr>
        <w:spacing w:after="0" w:afterAutospacing="0" w:before="0" w:beforeAutospacing="0" w:lineRule="auto"/>
        <w:ind w:left="1440" w:hanging="360"/>
      </w:pPr>
      <w:r w:rsidDel="00000000" w:rsidR="00000000" w:rsidRPr="00000000">
        <w:rPr>
          <w:rtl w:val="0"/>
        </w:rPr>
        <w:t xml:space="preserve">Implement object detection models (YOLO, Faster R-CNN) to handle multiple items in single image</w:t>
      </w:r>
    </w:p>
    <w:p w:rsidR="00000000" w:rsidDel="00000000" w:rsidP="00000000" w:rsidRDefault="00000000" w:rsidRPr="00000000" w14:paraId="0000047A">
      <w:pPr>
        <w:numPr>
          <w:ilvl w:val="1"/>
          <w:numId w:val="58"/>
        </w:numPr>
        <w:spacing w:after="0" w:afterAutospacing="0" w:before="0" w:beforeAutospacing="0" w:lineRule="auto"/>
        <w:ind w:left="1440" w:hanging="360"/>
      </w:pPr>
      <w:r w:rsidDel="00000000" w:rsidR="00000000" w:rsidRPr="00000000">
        <w:rPr>
          <w:rtl w:val="0"/>
        </w:rPr>
        <w:t xml:space="preserve">Enable segmentation to separate overlapping waste items</w:t>
      </w:r>
    </w:p>
    <w:p w:rsidR="00000000" w:rsidDel="00000000" w:rsidP="00000000" w:rsidRDefault="00000000" w:rsidRPr="00000000" w14:paraId="0000047B">
      <w:pPr>
        <w:numPr>
          <w:ilvl w:val="1"/>
          <w:numId w:val="58"/>
        </w:numPr>
        <w:spacing w:after="0" w:afterAutospacing="0" w:before="0" w:beforeAutospacing="0" w:lineRule="auto"/>
        <w:ind w:left="1440" w:hanging="360"/>
      </w:pPr>
      <w:r w:rsidDel="00000000" w:rsidR="00000000" w:rsidRPr="00000000">
        <w:rPr>
          <w:rtl w:val="0"/>
        </w:rPr>
        <w:t xml:space="preserve">Support batch classification for real-time conveyor belt systems</w:t>
      </w:r>
    </w:p>
    <w:p w:rsidR="00000000" w:rsidDel="00000000" w:rsidP="00000000" w:rsidRDefault="00000000" w:rsidRPr="00000000" w14:paraId="0000047C">
      <w:pPr>
        <w:numPr>
          <w:ilvl w:val="0"/>
          <w:numId w:val="58"/>
        </w:numPr>
        <w:spacing w:after="0" w:afterAutospacing="0" w:before="0" w:beforeAutospacing="0" w:lineRule="auto"/>
        <w:ind w:left="720" w:hanging="360"/>
      </w:pPr>
      <w:r w:rsidDel="00000000" w:rsidR="00000000" w:rsidRPr="00000000">
        <w:rPr>
          <w:b w:val="1"/>
          <w:bCs w:val="1"/>
          <w:rtl w:val="0"/>
        </w:rPr>
        <w:t xml:space="preserve">Real-time Optimization</w:t>
      </w:r>
      <w:r w:rsidDel="00000000" w:rsidR="00000000" w:rsidRPr="00000000">
        <w:rPr>
          <w:rtl w:val="0"/>
        </w:rPr>
        <w:t xml:space="preserve">:</w:t>
        <w:br w:type="textWrapping"/>
      </w:r>
    </w:p>
    <w:p w:rsidR="00000000" w:rsidDel="00000000" w:rsidP="00000000" w:rsidRDefault="00000000" w:rsidRPr="00000000" w14:paraId="0000047D">
      <w:pPr>
        <w:numPr>
          <w:ilvl w:val="1"/>
          <w:numId w:val="58"/>
        </w:numPr>
        <w:spacing w:after="0" w:afterAutospacing="0" w:before="0" w:beforeAutospacing="0" w:lineRule="auto"/>
        <w:ind w:left="1440" w:hanging="360"/>
      </w:pPr>
      <w:r w:rsidDel="00000000" w:rsidR="00000000" w:rsidRPr="00000000">
        <w:rPr>
          <w:rtl w:val="0"/>
        </w:rPr>
        <w:t xml:space="preserve">Apply model quantization (INT8) for faster inference</w:t>
      </w:r>
    </w:p>
    <w:p w:rsidR="00000000" w:rsidDel="00000000" w:rsidP="00000000" w:rsidRDefault="00000000" w:rsidRPr="00000000" w14:paraId="0000047E">
      <w:pPr>
        <w:numPr>
          <w:ilvl w:val="1"/>
          <w:numId w:val="58"/>
        </w:numPr>
        <w:spacing w:after="0" w:afterAutospacing="0" w:before="0" w:beforeAutospacing="0" w:lineRule="auto"/>
        <w:ind w:left="1440" w:hanging="360"/>
      </w:pPr>
      <w:r w:rsidDel="00000000" w:rsidR="00000000" w:rsidRPr="00000000">
        <w:rPr>
          <w:rtl w:val="0"/>
        </w:rPr>
        <w:t xml:space="preserve">Implement model pruning to reduce size without sacrificing accuracy</w:t>
      </w:r>
    </w:p>
    <w:p w:rsidR="00000000" w:rsidDel="00000000" w:rsidP="00000000" w:rsidRDefault="00000000" w:rsidRPr="00000000" w14:paraId="0000047F">
      <w:pPr>
        <w:numPr>
          <w:ilvl w:val="1"/>
          <w:numId w:val="58"/>
        </w:numPr>
        <w:spacing w:after="0" w:afterAutospacing="0" w:before="0" w:beforeAutospacing="0" w:lineRule="auto"/>
        <w:ind w:left="1440" w:hanging="360"/>
      </w:pPr>
      <w:r w:rsidDel="00000000" w:rsidR="00000000" w:rsidRPr="00000000">
        <w:rPr>
          <w:rtl w:val="0"/>
        </w:rPr>
        <w:t xml:space="preserve">Optimize for specific hardware (TensorRT for NVIDIA, Core ML for Apple)</w:t>
      </w:r>
    </w:p>
    <w:p w:rsidR="00000000" w:rsidDel="00000000" w:rsidP="00000000" w:rsidRDefault="00000000" w:rsidRPr="00000000" w14:paraId="00000480">
      <w:pPr>
        <w:numPr>
          <w:ilvl w:val="0"/>
          <w:numId w:val="58"/>
        </w:numPr>
        <w:spacing w:after="0" w:afterAutospacing="0" w:before="0" w:beforeAutospacing="0" w:lineRule="auto"/>
        <w:ind w:left="720" w:hanging="360"/>
      </w:pPr>
      <w:r w:rsidDel="00000000" w:rsidR="00000000" w:rsidRPr="00000000">
        <w:rPr>
          <w:b w:val="1"/>
          <w:bCs w:val="1"/>
          <w:rtl w:val="0"/>
        </w:rPr>
        <w:t xml:space="preserve">Deployment Enhancements</w:t>
      </w:r>
      <w:r w:rsidDel="00000000" w:rsidR="00000000" w:rsidRPr="00000000">
        <w:rPr>
          <w:rtl w:val="0"/>
        </w:rPr>
        <w:t xml:space="preserve">:</w:t>
        <w:br w:type="textWrapping"/>
      </w:r>
    </w:p>
    <w:p w:rsidR="00000000" w:rsidDel="00000000" w:rsidP="00000000" w:rsidRDefault="00000000" w:rsidRPr="00000000" w14:paraId="00000481">
      <w:pPr>
        <w:numPr>
          <w:ilvl w:val="1"/>
          <w:numId w:val="58"/>
        </w:numPr>
        <w:spacing w:after="0" w:afterAutospacing="0" w:before="0" w:beforeAutospacing="0" w:lineRule="auto"/>
        <w:ind w:left="1440" w:hanging="360"/>
      </w:pPr>
      <w:r w:rsidDel="00000000" w:rsidR="00000000" w:rsidRPr="00000000">
        <w:rPr>
          <w:rtl w:val="0"/>
        </w:rPr>
        <w:t xml:space="preserve">Develop REST API for cloud-based inference</w:t>
      </w:r>
    </w:p>
    <w:p w:rsidR="00000000" w:rsidDel="00000000" w:rsidP="00000000" w:rsidRDefault="00000000" w:rsidRPr="00000000" w14:paraId="00000482">
      <w:pPr>
        <w:numPr>
          <w:ilvl w:val="1"/>
          <w:numId w:val="58"/>
        </w:numPr>
        <w:spacing w:after="0" w:afterAutospacing="0" w:before="0" w:beforeAutospacing="0" w:lineRule="auto"/>
        <w:ind w:left="1440" w:hanging="360"/>
      </w:pPr>
      <w:r w:rsidDel="00000000" w:rsidR="00000000" w:rsidRPr="00000000">
        <w:rPr>
          <w:rtl w:val="0"/>
        </w:rPr>
        <w:t xml:space="preserve">Create mobile apps for iOS and Android</w:t>
      </w:r>
    </w:p>
    <w:p w:rsidR="00000000" w:rsidDel="00000000" w:rsidP="00000000" w:rsidRDefault="00000000" w:rsidRPr="00000000" w14:paraId="00000483">
      <w:pPr>
        <w:numPr>
          <w:ilvl w:val="1"/>
          <w:numId w:val="58"/>
        </w:numPr>
        <w:spacing w:after="0" w:afterAutospacing="0" w:before="0" w:beforeAutospacing="0" w:lineRule="auto"/>
        <w:ind w:left="1440" w:hanging="360"/>
      </w:pPr>
      <w:r w:rsidDel="00000000" w:rsidR="00000000" w:rsidRPr="00000000">
        <w:rPr>
          <w:rtl w:val="0"/>
        </w:rPr>
        <w:t xml:space="preserve">Integrate with IoT platforms for smart bin networks</w:t>
      </w:r>
    </w:p>
    <w:p w:rsidR="00000000" w:rsidDel="00000000" w:rsidP="00000000" w:rsidRDefault="00000000" w:rsidRPr="00000000" w14:paraId="00000484">
      <w:pPr>
        <w:numPr>
          <w:ilvl w:val="1"/>
          <w:numId w:val="58"/>
        </w:numPr>
        <w:spacing w:after="0" w:afterAutospacing="0" w:before="0" w:beforeAutospacing="0" w:lineRule="auto"/>
        <w:ind w:left="1440" w:hanging="360"/>
      </w:pPr>
      <w:r w:rsidDel="00000000" w:rsidR="00000000" w:rsidRPr="00000000">
        <w:rPr>
          <w:rtl w:val="0"/>
        </w:rPr>
        <w:t xml:space="preserve">Build web interface for easy accessibility</w:t>
      </w:r>
    </w:p>
    <w:p w:rsidR="00000000" w:rsidDel="00000000" w:rsidP="00000000" w:rsidRDefault="00000000" w:rsidRPr="00000000" w14:paraId="00000485">
      <w:pPr>
        <w:numPr>
          <w:ilvl w:val="0"/>
          <w:numId w:val="58"/>
        </w:numPr>
        <w:spacing w:after="0" w:afterAutospacing="0" w:before="0" w:beforeAutospacing="0" w:lineRule="auto"/>
        <w:ind w:left="720" w:hanging="360"/>
      </w:pPr>
      <w:r w:rsidDel="00000000" w:rsidR="00000000" w:rsidRPr="00000000">
        <w:rPr>
          <w:b w:val="1"/>
          <w:bCs w:val="1"/>
          <w:rtl w:val="0"/>
        </w:rPr>
        <w:t xml:space="preserve">Continuous Learning</w:t>
      </w:r>
      <w:r w:rsidDel="00000000" w:rsidR="00000000" w:rsidRPr="00000000">
        <w:rPr>
          <w:rtl w:val="0"/>
        </w:rPr>
        <w:t xml:space="preserve">:</w:t>
        <w:br w:type="textWrapping"/>
      </w:r>
    </w:p>
    <w:p w:rsidR="00000000" w:rsidDel="00000000" w:rsidP="00000000" w:rsidRDefault="00000000" w:rsidRPr="00000000" w14:paraId="00000486">
      <w:pPr>
        <w:numPr>
          <w:ilvl w:val="1"/>
          <w:numId w:val="58"/>
        </w:numPr>
        <w:spacing w:after="0" w:afterAutospacing="0" w:before="0" w:beforeAutospacing="0" w:lineRule="auto"/>
        <w:ind w:left="1440" w:hanging="360"/>
      </w:pPr>
      <w:r w:rsidDel="00000000" w:rsidR="00000000" w:rsidRPr="00000000">
        <w:rPr>
          <w:rtl w:val="0"/>
        </w:rPr>
        <w:t xml:space="preserve">Implement active learning to continuously improve model with user feedback</w:t>
      </w:r>
    </w:p>
    <w:p w:rsidR="00000000" w:rsidDel="00000000" w:rsidP="00000000" w:rsidRDefault="00000000" w:rsidRPr="00000000" w14:paraId="00000487">
      <w:pPr>
        <w:numPr>
          <w:ilvl w:val="1"/>
          <w:numId w:val="58"/>
        </w:numPr>
        <w:spacing w:after="0" w:afterAutospacing="0" w:before="0" w:beforeAutospacing="0" w:lineRule="auto"/>
        <w:ind w:left="1440" w:hanging="360"/>
      </w:pPr>
      <w:r w:rsidDel="00000000" w:rsidR="00000000" w:rsidRPr="00000000">
        <w:rPr>
          <w:rtl w:val="0"/>
        </w:rPr>
        <w:t xml:space="preserve">Deploy feedback mechanism to collect misclassified samples</w:t>
      </w:r>
    </w:p>
    <w:p w:rsidR="00000000" w:rsidDel="00000000" w:rsidP="00000000" w:rsidRDefault="00000000" w:rsidRPr="00000000" w14:paraId="00000488">
      <w:pPr>
        <w:numPr>
          <w:ilvl w:val="1"/>
          <w:numId w:val="58"/>
        </w:numPr>
        <w:spacing w:after="0" w:afterAutospacing="0" w:before="0" w:beforeAutospacing="0" w:lineRule="auto"/>
        <w:ind w:left="1440" w:hanging="360"/>
      </w:pPr>
      <w:r w:rsidDel="00000000" w:rsidR="00000000" w:rsidRPr="00000000">
        <w:rPr>
          <w:rtl w:val="0"/>
        </w:rPr>
        <w:t xml:space="preserve">Periodic retraining with new data to adapt to changing waste patterns</w:t>
      </w:r>
    </w:p>
    <w:p w:rsidR="00000000" w:rsidDel="00000000" w:rsidP="00000000" w:rsidRDefault="00000000" w:rsidRPr="00000000" w14:paraId="00000489">
      <w:pPr>
        <w:numPr>
          <w:ilvl w:val="0"/>
          <w:numId w:val="58"/>
        </w:numPr>
        <w:spacing w:after="0" w:afterAutospacing="0" w:before="0" w:beforeAutospacing="0" w:lineRule="auto"/>
        <w:ind w:left="720" w:hanging="360"/>
      </w:pPr>
      <w:r w:rsidDel="00000000" w:rsidR="00000000" w:rsidRPr="00000000">
        <w:rPr>
          <w:b w:val="1"/>
          <w:bCs w:val="1"/>
          <w:rtl w:val="0"/>
        </w:rPr>
        <w:t xml:space="preserve">Multi-modal Input</w:t>
      </w:r>
      <w:r w:rsidDel="00000000" w:rsidR="00000000" w:rsidRPr="00000000">
        <w:rPr>
          <w:rtl w:val="0"/>
        </w:rPr>
        <w:t xml:space="preserve">:</w:t>
        <w:br w:type="textWrapping"/>
      </w:r>
    </w:p>
    <w:p w:rsidR="00000000" w:rsidDel="00000000" w:rsidP="00000000" w:rsidRDefault="00000000" w:rsidRPr="00000000" w14:paraId="0000048A">
      <w:pPr>
        <w:numPr>
          <w:ilvl w:val="1"/>
          <w:numId w:val="58"/>
        </w:numPr>
        <w:spacing w:after="0" w:afterAutospacing="0" w:before="0" w:beforeAutospacing="0" w:lineRule="auto"/>
        <w:ind w:left="1440" w:hanging="360"/>
      </w:pPr>
      <w:r w:rsidDel="00000000" w:rsidR="00000000" w:rsidRPr="00000000">
        <w:rPr>
          <w:rtl w:val="0"/>
        </w:rPr>
        <w:t xml:space="preserve">Incorporate material texture information</w:t>
      </w:r>
    </w:p>
    <w:p w:rsidR="00000000" w:rsidDel="00000000" w:rsidP="00000000" w:rsidRDefault="00000000" w:rsidRPr="00000000" w14:paraId="0000048B">
      <w:pPr>
        <w:numPr>
          <w:ilvl w:val="1"/>
          <w:numId w:val="58"/>
        </w:numPr>
        <w:spacing w:after="0" w:afterAutospacing="0" w:before="0" w:beforeAutospacing="0" w:lineRule="auto"/>
        <w:ind w:left="1440" w:hanging="360"/>
      </w:pPr>
      <w:r w:rsidDel="00000000" w:rsidR="00000000" w:rsidRPr="00000000">
        <w:rPr>
          <w:rtl w:val="0"/>
        </w:rPr>
        <w:t xml:space="preserve">Use depth sensors for 3D shape analysis</w:t>
      </w:r>
    </w:p>
    <w:p w:rsidR="00000000" w:rsidDel="00000000" w:rsidP="00000000" w:rsidRDefault="00000000" w:rsidRPr="00000000" w14:paraId="0000048C">
      <w:pPr>
        <w:numPr>
          <w:ilvl w:val="1"/>
          <w:numId w:val="58"/>
        </w:numPr>
        <w:spacing w:after="0" w:afterAutospacing="0" w:before="0" w:beforeAutospacing="0" w:lineRule="auto"/>
        <w:ind w:left="1440" w:hanging="360"/>
      </w:pPr>
      <w:r w:rsidDel="00000000" w:rsidR="00000000" w:rsidRPr="00000000">
        <w:rPr>
          <w:rtl w:val="0"/>
        </w:rPr>
        <w:t xml:space="preserve">Add weight/density sensors for material type confirmation</w:t>
      </w:r>
    </w:p>
    <w:p w:rsidR="00000000" w:rsidDel="00000000" w:rsidP="00000000" w:rsidRDefault="00000000" w:rsidRPr="00000000" w14:paraId="0000048D">
      <w:pPr>
        <w:numPr>
          <w:ilvl w:val="0"/>
          <w:numId w:val="58"/>
        </w:numPr>
        <w:spacing w:after="0" w:afterAutospacing="0" w:before="0" w:beforeAutospacing="0" w:lineRule="auto"/>
        <w:ind w:left="720" w:hanging="360"/>
      </w:pPr>
      <w:r w:rsidDel="00000000" w:rsidR="00000000" w:rsidRPr="00000000">
        <w:rPr>
          <w:b w:val="1"/>
          <w:bCs w:val="1"/>
          <w:rtl w:val="0"/>
        </w:rPr>
        <w:t xml:space="preserve">Explainable AI</w:t>
      </w:r>
      <w:r w:rsidDel="00000000" w:rsidR="00000000" w:rsidRPr="00000000">
        <w:rPr>
          <w:rtl w:val="0"/>
        </w:rPr>
        <w:t xml:space="preserve">:</w:t>
        <w:br w:type="textWrapping"/>
      </w:r>
    </w:p>
    <w:p w:rsidR="00000000" w:rsidDel="00000000" w:rsidP="00000000" w:rsidRDefault="00000000" w:rsidRPr="00000000" w14:paraId="0000048E">
      <w:pPr>
        <w:numPr>
          <w:ilvl w:val="1"/>
          <w:numId w:val="58"/>
        </w:numPr>
        <w:spacing w:after="0" w:afterAutospacing="0" w:before="0" w:beforeAutospacing="0" w:lineRule="auto"/>
        <w:ind w:left="1440" w:hanging="360"/>
      </w:pPr>
      <w:r w:rsidDel="00000000" w:rsidR="00000000" w:rsidRPr="00000000">
        <w:rPr>
          <w:rtl w:val="0"/>
        </w:rPr>
        <w:t xml:space="preserve">Implement Grad-CAM visualization to show which image regions influence predictions</w:t>
      </w:r>
    </w:p>
    <w:p w:rsidR="00000000" w:rsidDel="00000000" w:rsidP="00000000" w:rsidRDefault="00000000" w:rsidRPr="00000000" w14:paraId="0000048F">
      <w:pPr>
        <w:numPr>
          <w:ilvl w:val="1"/>
          <w:numId w:val="58"/>
        </w:numPr>
        <w:spacing w:after="0" w:afterAutospacing="0" w:before="0" w:beforeAutospacing="0" w:lineRule="auto"/>
        <w:ind w:left="1440" w:hanging="360"/>
      </w:pPr>
      <w:r w:rsidDel="00000000" w:rsidR="00000000" w:rsidRPr="00000000">
        <w:rPr>
          <w:rtl w:val="0"/>
        </w:rPr>
        <w:t xml:space="preserve">Provide confidence scores and alternative predictions</w:t>
      </w:r>
    </w:p>
    <w:p w:rsidR="00000000" w:rsidDel="00000000" w:rsidP="00000000" w:rsidRDefault="00000000" w:rsidRPr="00000000" w14:paraId="00000490">
      <w:pPr>
        <w:numPr>
          <w:ilvl w:val="1"/>
          <w:numId w:val="58"/>
        </w:numPr>
        <w:spacing w:after="240" w:before="0" w:beforeAutospacing="0" w:lineRule="auto"/>
        <w:ind w:left="1440" w:hanging="360"/>
      </w:pPr>
      <w:r w:rsidDel="00000000" w:rsidR="00000000" w:rsidRPr="00000000">
        <w:rPr>
          <w:rtl w:val="0"/>
        </w:rPr>
        <w:t xml:space="preserve">Help users understand model decisions for trust and debugging</w:t>
      </w:r>
    </w:p>
    <w:p w:rsidR="00000000" w:rsidDel="00000000" w:rsidP="00000000" w:rsidRDefault="00000000" w:rsidRPr="00000000" w14:paraId="00000491">
      <w:pPr>
        <w:spacing w:after="240" w:before="240" w:lineRule="auto"/>
        <w:rPr>
          <w:b w:val="1"/>
          <w:bCs w:val="1"/>
        </w:rPr>
      </w:pPr>
      <w:r w:rsidDel="00000000" w:rsidR="00000000" w:rsidRPr="00000000">
        <w:rPr>
          <w:b w:val="1"/>
          <w:bCs w:val="1"/>
          <w:rtl w:val="0"/>
        </w:rPr>
        <w:t xml:space="preserve">Research Contributions:</w:t>
      </w:r>
    </w:p>
    <w:p w:rsidR="00000000" w:rsidDel="00000000" w:rsidP="00000000" w:rsidRDefault="00000000" w:rsidRPr="00000000" w14:paraId="00000492">
      <w:pPr>
        <w:spacing w:after="240" w:before="240" w:lineRule="auto"/>
        <w:rPr/>
      </w:pPr>
      <w:r w:rsidDel="00000000" w:rsidR="00000000" w:rsidRPr="00000000">
        <w:rPr>
          <w:rtl w:val="0"/>
        </w:rPr>
        <w:t xml:space="preserve">This project contributes to the field of computer vision and environmental technology by:</w:t>
      </w:r>
    </w:p>
    <w:p w:rsidR="00000000" w:rsidDel="00000000" w:rsidP="00000000" w:rsidRDefault="00000000" w:rsidRPr="00000000" w14:paraId="00000493">
      <w:pPr>
        <w:numPr>
          <w:ilvl w:val="0"/>
          <w:numId w:val="82"/>
        </w:numPr>
        <w:spacing w:after="0" w:afterAutospacing="0" w:before="240" w:lineRule="auto"/>
        <w:ind w:left="720" w:hanging="360"/>
      </w:pPr>
      <w:r w:rsidDel="00000000" w:rsidR="00000000" w:rsidRPr="00000000">
        <w:rPr>
          <w:rtl w:val="0"/>
        </w:rPr>
        <w:t xml:space="preserve">Providing a comprehensive comparison of CNN architectures for waste classification</w:t>
      </w:r>
    </w:p>
    <w:p w:rsidR="00000000" w:rsidDel="00000000" w:rsidP="00000000" w:rsidRDefault="00000000" w:rsidRPr="00000000" w14:paraId="00000494">
      <w:pPr>
        <w:numPr>
          <w:ilvl w:val="0"/>
          <w:numId w:val="82"/>
        </w:numPr>
        <w:spacing w:after="0" w:afterAutospacing="0" w:before="0" w:beforeAutospacing="0" w:lineRule="auto"/>
        <w:ind w:left="720" w:hanging="360"/>
      </w:pPr>
      <w:r w:rsidDel="00000000" w:rsidR="00000000" w:rsidRPr="00000000">
        <w:rPr>
          <w:rtl w:val="0"/>
        </w:rPr>
        <w:t xml:space="preserve">Demonstrating practical application of transfer learning in sustainability</w:t>
      </w:r>
    </w:p>
    <w:p w:rsidR="00000000" w:rsidDel="00000000" w:rsidP="00000000" w:rsidRDefault="00000000" w:rsidRPr="00000000" w14:paraId="00000495">
      <w:pPr>
        <w:numPr>
          <w:ilvl w:val="0"/>
          <w:numId w:val="82"/>
        </w:numPr>
        <w:spacing w:after="0" w:afterAutospacing="0" w:before="0" w:beforeAutospacing="0" w:lineRule="auto"/>
        <w:ind w:left="720" w:hanging="360"/>
      </w:pPr>
      <w:r w:rsidDel="00000000" w:rsidR="00000000" w:rsidRPr="00000000">
        <w:rPr>
          <w:rtl w:val="0"/>
        </w:rPr>
        <w:t xml:space="preserve">Establishing performance benchmarks for garbage classification tasks</w:t>
      </w:r>
    </w:p>
    <w:p w:rsidR="00000000" w:rsidDel="00000000" w:rsidP="00000000" w:rsidRDefault="00000000" w:rsidRPr="00000000" w14:paraId="00000496">
      <w:pPr>
        <w:numPr>
          <w:ilvl w:val="0"/>
          <w:numId w:val="82"/>
        </w:numPr>
        <w:spacing w:after="0" w:afterAutospacing="0" w:before="0" w:beforeAutospacing="0" w:lineRule="auto"/>
        <w:ind w:left="720" w:hanging="360"/>
      </w:pPr>
      <w:r w:rsidDel="00000000" w:rsidR="00000000" w:rsidRPr="00000000">
        <w:rPr>
          <w:rtl w:val="0"/>
        </w:rPr>
        <w:t xml:space="preserve">Validating the feasibility of automated waste sorting using deep learning</w:t>
      </w:r>
    </w:p>
    <w:p w:rsidR="00000000" w:rsidDel="00000000" w:rsidP="00000000" w:rsidRDefault="00000000" w:rsidRPr="00000000" w14:paraId="00000497">
      <w:pPr>
        <w:numPr>
          <w:ilvl w:val="0"/>
          <w:numId w:val="82"/>
        </w:numPr>
        <w:spacing w:after="240" w:before="0" w:beforeAutospacing="0" w:lineRule="auto"/>
        <w:ind w:left="720" w:hanging="360"/>
      </w:pPr>
      <w:r w:rsidDel="00000000" w:rsidR="00000000" w:rsidRPr="00000000">
        <w:rPr>
          <w:rtl w:val="0"/>
        </w:rPr>
        <w:t xml:space="preserve">Creating a reproducible methodology for similar classification problems</w:t>
      </w:r>
    </w:p>
    <w:p w:rsidR="00000000" w:rsidDel="00000000" w:rsidP="00000000" w:rsidRDefault="00000000" w:rsidRPr="00000000" w14:paraId="00000498">
      <w:pPr>
        <w:spacing w:after="240" w:before="240" w:lineRule="auto"/>
        <w:rPr>
          <w:b w:val="1"/>
          <w:bCs w:val="1"/>
        </w:rPr>
      </w:pPr>
      <w:r w:rsidDel="00000000" w:rsidR="00000000" w:rsidRPr="00000000">
        <w:rPr>
          <w:b w:val="1"/>
          <w:bCs w:val="1"/>
          <w:rtl w:val="0"/>
        </w:rPr>
        <w:t xml:space="preserve">Societal Impact:</w:t>
      </w:r>
    </w:p>
    <w:p w:rsidR="00000000" w:rsidDel="00000000" w:rsidP="00000000" w:rsidRDefault="00000000" w:rsidRPr="00000000" w14:paraId="00000499">
      <w:pPr>
        <w:spacing w:after="240" w:before="240" w:lineRule="auto"/>
        <w:rPr/>
      </w:pPr>
      <w:r w:rsidDel="00000000" w:rsidR="00000000" w:rsidRPr="00000000">
        <w:rPr>
          <w:rtl w:val="0"/>
        </w:rPr>
        <w:t xml:space="preserve">The successful deployment of such systems can:</w:t>
      </w:r>
    </w:p>
    <w:p w:rsidR="00000000" w:rsidDel="00000000" w:rsidP="00000000" w:rsidRDefault="00000000" w:rsidRPr="00000000" w14:paraId="0000049A">
      <w:pPr>
        <w:numPr>
          <w:ilvl w:val="0"/>
          <w:numId w:val="100"/>
        </w:numPr>
        <w:spacing w:after="0" w:afterAutospacing="0" w:before="240" w:lineRule="auto"/>
        <w:ind w:left="720" w:hanging="360"/>
      </w:pPr>
      <w:r w:rsidDel="00000000" w:rsidR="00000000" w:rsidRPr="00000000">
        <w:rPr>
          <w:rtl w:val="0"/>
        </w:rPr>
        <w:t xml:space="preserve">Reduce landfill waste through improved recycling accuracy</w:t>
      </w:r>
    </w:p>
    <w:p w:rsidR="00000000" w:rsidDel="00000000" w:rsidP="00000000" w:rsidRDefault="00000000" w:rsidRPr="00000000" w14:paraId="0000049B">
      <w:pPr>
        <w:numPr>
          <w:ilvl w:val="0"/>
          <w:numId w:val="100"/>
        </w:numPr>
        <w:spacing w:after="0" w:afterAutospacing="0" w:before="0" w:beforeAutospacing="0" w:lineRule="auto"/>
        <w:ind w:left="720" w:hanging="360"/>
      </w:pPr>
      <w:r w:rsidDel="00000000" w:rsidR="00000000" w:rsidRPr="00000000">
        <w:rPr>
          <w:rtl w:val="0"/>
        </w:rPr>
        <w:t xml:space="preserve">Lower greenhouse gas emissions from waste processing</w:t>
      </w:r>
    </w:p>
    <w:p w:rsidR="00000000" w:rsidDel="00000000" w:rsidP="00000000" w:rsidRDefault="00000000" w:rsidRPr="00000000" w14:paraId="0000049C">
      <w:pPr>
        <w:numPr>
          <w:ilvl w:val="0"/>
          <w:numId w:val="100"/>
        </w:numPr>
        <w:spacing w:after="0" w:afterAutospacing="0" w:before="0" w:beforeAutospacing="0" w:lineRule="auto"/>
        <w:ind w:left="720" w:hanging="360"/>
      </w:pPr>
      <w:r w:rsidDel="00000000" w:rsidR="00000000" w:rsidRPr="00000000">
        <w:rPr>
          <w:rtl w:val="0"/>
        </w:rPr>
        <w:t xml:space="preserve">Create new jobs in AI-powered waste management</w:t>
      </w:r>
    </w:p>
    <w:p w:rsidR="00000000" w:rsidDel="00000000" w:rsidP="00000000" w:rsidRDefault="00000000" w:rsidRPr="00000000" w14:paraId="0000049D">
      <w:pPr>
        <w:numPr>
          <w:ilvl w:val="0"/>
          <w:numId w:val="100"/>
        </w:numPr>
        <w:spacing w:after="0" w:afterAutospacing="0" w:before="0" w:beforeAutospacing="0" w:lineRule="auto"/>
        <w:ind w:left="720" w:hanging="360"/>
      </w:pPr>
      <w:r w:rsidDel="00000000" w:rsidR="00000000" w:rsidRPr="00000000">
        <w:rPr>
          <w:rtl w:val="0"/>
        </w:rPr>
        <w:t xml:space="preserve">Raise public awareness about proper waste disposal</w:t>
      </w:r>
    </w:p>
    <w:p w:rsidR="00000000" w:rsidDel="00000000" w:rsidP="00000000" w:rsidRDefault="00000000" w:rsidRPr="00000000" w14:paraId="0000049E">
      <w:pPr>
        <w:numPr>
          <w:ilvl w:val="0"/>
          <w:numId w:val="100"/>
        </w:numPr>
        <w:spacing w:after="240" w:before="0" w:beforeAutospacing="0" w:lineRule="auto"/>
        <w:ind w:left="720" w:hanging="360"/>
      </w:pPr>
      <w:r w:rsidDel="00000000" w:rsidR="00000000" w:rsidRPr="00000000">
        <w:rPr>
          <w:rtl w:val="0"/>
        </w:rPr>
        <w:t xml:space="preserve">Support circular economy initiatives worldwide</w:t>
      </w:r>
    </w:p>
    <w:p w:rsidR="00000000" w:rsidDel="00000000" w:rsidP="00000000" w:rsidRDefault="00000000" w:rsidRPr="00000000" w14:paraId="0000049F">
      <w:pPr>
        <w:spacing w:after="240" w:before="240" w:lineRule="auto"/>
        <w:rPr>
          <w:b w:val="1"/>
          <w:bCs w:val="1"/>
        </w:rPr>
      </w:pPr>
      <w:r w:rsidDel="00000000" w:rsidR="00000000" w:rsidRPr="00000000">
        <w:rPr>
          <w:b w:val="1"/>
          <w:bCs w:val="1"/>
          <w:rtl w:val="0"/>
        </w:rPr>
        <w:t xml:space="preserve">Final Remarks:</w:t>
      </w:r>
    </w:p>
    <w:p w:rsidR="00000000" w:rsidDel="00000000" w:rsidP="00000000" w:rsidRDefault="00000000" w:rsidRPr="00000000" w14:paraId="000004A0">
      <w:pPr>
        <w:spacing w:after="240" w:before="240" w:lineRule="auto"/>
        <w:rPr/>
      </w:pPr>
      <w:r w:rsidDel="00000000" w:rsidR="00000000" w:rsidRPr="00000000">
        <w:rPr>
          <w:rtl w:val="0"/>
        </w:rPr>
        <w:t xml:space="preserve">This research successfully demonstrates that modern deep learning techniques, particularly transfer learning with pre-trained models, can effectively solve real-world environmental challenges. The Xception model achieved 94.7% accuracy, proving that automated garbage classification is not only feasible but ready for practical deployment. MobileNetV2's strong performance (92.3%) with minimal computational requirements makes it ideal for widespread adoption in resource-constrained environments.</w:t>
      </w:r>
    </w:p>
    <w:p w:rsidR="00000000" w:rsidDel="00000000" w:rsidP="00000000" w:rsidRDefault="00000000" w:rsidRPr="00000000" w14:paraId="000004A1">
      <w:pPr>
        <w:spacing w:after="240" w:before="240" w:lineRule="auto"/>
        <w:rPr/>
      </w:pPr>
      <w:r w:rsidDel="00000000" w:rsidR="00000000" w:rsidRPr="00000000">
        <w:rPr>
          <w:rtl w:val="0"/>
        </w:rPr>
        <w:t xml:space="preserve">The results validate the hypothesis that leveraging pre-trained knowledge from large-scale datasets (ImageNet) combined with data augmentation can produce highly accurate classification systems even with limited domain-specific training data. This methodology can be extended to other environmental applications such as plant disease detection, wildlife monitoring, and pollution assessment.</w:t>
      </w:r>
    </w:p>
    <w:p w:rsidR="00000000" w:rsidDel="00000000" w:rsidP="00000000" w:rsidRDefault="00000000" w:rsidRPr="00000000" w14:paraId="000004A2">
      <w:pPr>
        <w:spacing w:after="240" w:before="240" w:lineRule="auto"/>
        <w:rPr/>
      </w:pPr>
      <w:r w:rsidDel="00000000" w:rsidR="00000000" w:rsidRPr="00000000">
        <w:rPr>
          <w:rtl w:val="0"/>
        </w:rPr>
        <w:t xml:space="preserve">As waste generation continues to increase globally, automated classification systems powered by AI will play a crucial role in building sustainable waste management infrastructure. This project provides a solid foundation for developing such systems and demonstrates the potential of artificial intelligence in addressing environmental challenges.</w:t>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2"/>
        <w:keepNext w:val="0"/>
        <w:keepLines w:val="0"/>
        <w:spacing w:after="80" w:lineRule="auto"/>
        <w:rPr>
          <w:b w:val="1"/>
          <w:bCs w:val="1"/>
          <w:sz w:val="34"/>
          <w:szCs w:val="34"/>
        </w:rPr>
      </w:pPr>
      <w:bookmarkStart w:colFirst="0" w:colLast="0" w:name="_ma88vwgfwrbx" w:id="18"/>
      <w:bookmarkEnd w:id="18"/>
      <w:r w:rsidDel="00000000" w:rsidR="00000000" w:rsidRPr="00000000">
        <w:rPr>
          <w:b w:val="1"/>
          <w:bCs w:val="1"/>
          <w:sz w:val="34"/>
          <w:szCs w:val="34"/>
          <w:rtl w:val="0"/>
        </w:rPr>
        <w:t xml:space="preserve">References</w:t>
      </w:r>
    </w:p>
    <w:p w:rsidR="00000000" w:rsidDel="00000000" w:rsidP="00000000" w:rsidRDefault="00000000" w:rsidRPr="00000000" w14:paraId="000004A5">
      <w:pPr>
        <w:numPr>
          <w:ilvl w:val="0"/>
          <w:numId w:val="108"/>
        </w:numPr>
        <w:spacing w:after="0" w:afterAutospacing="0" w:before="240" w:lineRule="auto"/>
        <w:ind w:left="720" w:hanging="360"/>
      </w:pPr>
      <w:r w:rsidDel="00000000" w:rsidR="00000000" w:rsidRPr="00000000">
        <w:rPr>
          <w:b w:val="1"/>
          <w:bCs w:val="1"/>
          <w:rtl w:val="0"/>
        </w:rPr>
        <w:t xml:space="preserve">LeCun, Y., Bengio, Y., &amp; Hinton, G.</w:t>
      </w:r>
      <w:r w:rsidDel="00000000" w:rsidR="00000000" w:rsidRPr="00000000">
        <w:rPr>
          <w:rtl w:val="0"/>
        </w:rPr>
        <w:t xml:space="preserve"> (2015). Deep learning. </w:t>
      </w:r>
      <w:r w:rsidDel="00000000" w:rsidR="00000000" w:rsidRPr="00000000">
        <w:rPr>
          <w:i w:val="1"/>
          <w:iCs w:val="1"/>
          <w:rtl w:val="0"/>
        </w:rPr>
        <w:t xml:space="preserve">Nature</w:t>
      </w:r>
      <w:r w:rsidDel="00000000" w:rsidR="00000000" w:rsidRPr="00000000">
        <w:rPr>
          <w:rtl w:val="0"/>
        </w:rPr>
        <w:t xml:space="preserve">, 521(7553), 436-444.</w:t>
        <w:br w:type="textWrapping"/>
      </w:r>
    </w:p>
    <w:p w:rsidR="00000000" w:rsidDel="00000000" w:rsidP="00000000" w:rsidRDefault="00000000" w:rsidRPr="00000000" w14:paraId="000004A6">
      <w:pPr>
        <w:numPr>
          <w:ilvl w:val="1"/>
          <w:numId w:val="108"/>
        </w:numPr>
        <w:spacing w:after="0" w:afterAutospacing="0" w:before="0" w:beforeAutospacing="0" w:lineRule="auto"/>
        <w:ind w:left="1440" w:hanging="360"/>
      </w:pPr>
      <w:r w:rsidDel="00000000" w:rsidR="00000000" w:rsidRPr="00000000">
        <w:rPr>
          <w:rtl w:val="0"/>
        </w:rPr>
        <w:t xml:space="preserve">Foundational paper on deep learning principles</w:t>
      </w:r>
    </w:p>
    <w:p w:rsidR="00000000" w:rsidDel="00000000" w:rsidP="00000000" w:rsidRDefault="00000000" w:rsidRPr="00000000" w14:paraId="000004A7">
      <w:pPr>
        <w:numPr>
          <w:ilvl w:val="0"/>
          <w:numId w:val="108"/>
        </w:numPr>
        <w:spacing w:after="0" w:afterAutospacing="0" w:before="0" w:beforeAutospacing="0" w:lineRule="auto"/>
        <w:ind w:left="720" w:hanging="360"/>
      </w:pPr>
      <w:r w:rsidDel="00000000" w:rsidR="00000000" w:rsidRPr="00000000">
        <w:rPr>
          <w:b w:val="1"/>
          <w:bCs w:val="1"/>
          <w:rtl w:val="0"/>
        </w:rPr>
        <w:t xml:space="preserve">Krizhevsky, A., Sutskever, I., &amp; Hinton, G. E.</w:t>
      </w:r>
      <w:r w:rsidDel="00000000" w:rsidR="00000000" w:rsidRPr="00000000">
        <w:rPr>
          <w:rtl w:val="0"/>
        </w:rPr>
        <w:t xml:space="preserve"> (2012). ImageNet classification with deep convolutional neural networks. </w:t>
      </w:r>
      <w:r w:rsidDel="00000000" w:rsidR="00000000" w:rsidRPr="00000000">
        <w:rPr>
          <w:i w:val="1"/>
          <w:iCs w:val="1"/>
          <w:rtl w:val="0"/>
        </w:rPr>
        <w:t xml:space="preserve">Advances in Neural Information Processing Systems</w:t>
      </w:r>
      <w:r w:rsidDel="00000000" w:rsidR="00000000" w:rsidRPr="00000000">
        <w:rPr>
          <w:rtl w:val="0"/>
        </w:rPr>
        <w:t xml:space="preserve">, 25, 1097-1105.</w:t>
        <w:br w:type="textWrapping"/>
      </w:r>
    </w:p>
    <w:p w:rsidR="00000000" w:rsidDel="00000000" w:rsidP="00000000" w:rsidRDefault="00000000" w:rsidRPr="00000000" w14:paraId="000004A8">
      <w:pPr>
        <w:numPr>
          <w:ilvl w:val="1"/>
          <w:numId w:val="108"/>
        </w:numPr>
        <w:spacing w:after="0" w:afterAutospacing="0" w:before="0" w:beforeAutospacing="0" w:lineRule="auto"/>
        <w:ind w:left="1440" w:hanging="360"/>
      </w:pPr>
      <w:r w:rsidDel="00000000" w:rsidR="00000000" w:rsidRPr="00000000">
        <w:rPr>
          <w:rtl w:val="0"/>
        </w:rPr>
        <w:t xml:space="preserve">AlexNet architecture that started the deep learning revolution</w:t>
      </w:r>
    </w:p>
    <w:p w:rsidR="00000000" w:rsidDel="00000000" w:rsidP="00000000" w:rsidRDefault="00000000" w:rsidRPr="00000000" w14:paraId="000004A9">
      <w:pPr>
        <w:numPr>
          <w:ilvl w:val="0"/>
          <w:numId w:val="108"/>
        </w:numPr>
        <w:spacing w:after="0" w:afterAutospacing="0" w:before="0" w:beforeAutospacing="0" w:lineRule="auto"/>
        <w:ind w:left="720" w:hanging="360"/>
      </w:pPr>
      <w:r w:rsidDel="00000000" w:rsidR="00000000" w:rsidRPr="00000000">
        <w:rPr>
          <w:b w:val="1"/>
          <w:bCs w:val="1"/>
          <w:rtl w:val="0"/>
        </w:rPr>
        <w:t xml:space="preserve">Simonyan, K., &amp; Zisserman, A.</w:t>
      </w:r>
      <w:r w:rsidDel="00000000" w:rsidR="00000000" w:rsidRPr="00000000">
        <w:rPr>
          <w:rtl w:val="0"/>
        </w:rPr>
        <w:t xml:space="preserve"> (2014). Very deep convolutional networks for large-scale image recognition. </w:t>
      </w:r>
      <w:r w:rsidDel="00000000" w:rsidR="00000000" w:rsidRPr="00000000">
        <w:rPr>
          <w:i w:val="1"/>
          <w:iCs w:val="1"/>
          <w:rtl w:val="0"/>
        </w:rPr>
        <w:t xml:space="preserve">arXiv preprint arXiv:1409.1556</w:t>
      </w:r>
      <w:r w:rsidDel="00000000" w:rsidR="00000000" w:rsidRPr="00000000">
        <w:rPr>
          <w:rtl w:val="0"/>
        </w:rPr>
        <w:t xml:space="preserve">.</w:t>
        <w:br w:type="textWrapping"/>
      </w:r>
    </w:p>
    <w:p w:rsidR="00000000" w:rsidDel="00000000" w:rsidP="00000000" w:rsidRDefault="00000000" w:rsidRPr="00000000" w14:paraId="000004AA">
      <w:pPr>
        <w:numPr>
          <w:ilvl w:val="1"/>
          <w:numId w:val="108"/>
        </w:numPr>
        <w:spacing w:after="0" w:afterAutospacing="0" w:before="0" w:beforeAutospacing="0" w:lineRule="auto"/>
        <w:ind w:left="1440" w:hanging="360"/>
      </w:pPr>
      <w:r w:rsidDel="00000000" w:rsidR="00000000" w:rsidRPr="00000000">
        <w:rPr>
          <w:rtl w:val="0"/>
        </w:rPr>
        <w:t xml:space="preserve">VGGNet architecture demonstrating importance of network depth</w:t>
      </w:r>
    </w:p>
    <w:p w:rsidR="00000000" w:rsidDel="00000000" w:rsidP="00000000" w:rsidRDefault="00000000" w:rsidRPr="00000000" w14:paraId="000004AB">
      <w:pPr>
        <w:numPr>
          <w:ilvl w:val="0"/>
          <w:numId w:val="108"/>
        </w:numPr>
        <w:spacing w:after="0" w:afterAutospacing="0" w:before="0" w:beforeAutospacing="0" w:lineRule="auto"/>
        <w:ind w:left="720" w:hanging="360"/>
      </w:pPr>
      <w:r w:rsidDel="00000000" w:rsidR="00000000" w:rsidRPr="00000000">
        <w:rPr>
          <w:b w:val="1"/>
          <w:bCs w:val="1"/>
          <w:rtl w:val="0"/>
        </w:rPr>
        <w:t xml:space="preserve">He, K., Zhang, X., Ren, S., &amp; Sun, J.</w:t>
      </w:r>
      <w:r w:rsidDel="00000000" w:rsidR="00000000" w:rsidRPr="00000000">
        <w:rPr>
          <w:rtl w:val="0"/>
        </w:rPr>
        <w:t xml:space="preserve"> (2016). Deep residual learning for image recognition. </w:t>
      </w:r>
      <w:r w:rsidDel="00000000" w:rsidR="00000000" w:rsidRPr="00000000">
        <w:rPr>
          <w:i w:val="1"/>
          <w:iCs w:val="1"/>
          <w:rtl w:val="0"/>
        </w:rPr>
        <w:t xml:space="preserve">Proceedings of the IEEE Conference on Computer Vision and Pattern Recognition</w:t>
      </w:r>
      <w:r w:rsidDel="00000000" w:rsidR="00000000" w:rsidRPr="00000000">
        <w:rPr>
          <w:rtl w:val="0"/>
        </w:rPr>
        <w:t xml:space="preserve">, 770-778.</w:t>
        <w:br w:type="textWrapping"/>
      </w:r>
    </w:p>
    <w:p w:rsidR="00000000" w:rsidDel="00000000" w:rsidP="00000000" w:rsidRDefault="00000000" w:rsidRPr="00000000" w14:paraId="000004AC">
      <w:pPr>
        <w:numPr>
          <w:ilvl w:val="1"/>
          <w:numId w:val="108"/>
        </w:numPr>
        <w:spacing w:after="0" w:afterAutospacing="0" w:before="0" w:beforeAutospacing="0" w:lineRule="auto"/>
        <w:ind w:left="1440" w:hanging="360"/>
      </w:pPr>
      <w:r w:rsidDel="00000000" w:rsidR="00000000" w:rsidRPr="00000000">
        <w:rPr>
          <w:rtl w:val="0"/>
        </w:rPr>
        <w:t xml:space="preserve">ResNet introducing skip connections for very deep networks</w:t>
      </w:r>
    </w:p>
    <w:p w:rsidR="00000000" w:rsidDel="00000000" w:rsidP="00000000" w:rsidRDefault="00000000" w:rsidRPr="00000000" w14:paraId="000004AD">
      <w:pPr>
        <w:numPr>
          <w:ilvl w:val="0"/>
          <w:numId w:val="108"/>
        </w:numPr>
        <w:spacing w:after="0" w:afterAutospacing="0" w:before="0" w:beforeAutospacing="0" w:lineRule="auto"/>
        <w:ind w:left="720" w:hanging="360"/>
      </w:pPr>
      <w:r w:rsidDel="00000000" w:rsidR="00000000" w:rsidRPr="00000000">
        <w:rPr>
          <w:b w:val="1"/>
          <w:bCs w:val="1"/>
          <w:rtl w:val="0"/>
        </w:rPr>
        <w:t xml:space="preserve">Chollet, F.</w:t>
      </w:r>
      <w:r w:rsidDel="00000000" w:rsidR="00000000" w:rsidRPr="00000000">
        <w:rPr>
          <w:rtl w:val="0"/>
        </w:rPr>
        <w:t xml:space="preserve"> (2017). Xception: Deep learning with depthwise separable convolutions. </w:t>
      </w:r>
      <w:r w:rsidDel="00000000" w:rsidR="00000000" w:rsidRPr="00000000">
        <w:rPr>
          <w:i w:val="1"/>
          <w:iCs w:val="1"/>
          <w:rtl w:val="0"/>
        </w:rPr>
        <w:t xml:space="preserve">Proceedings of the IEEE Conference on Computer Vision and Pattern Recognition</w:t>
      </w:r>
      <w:r w:rsidDel="00000000" w:rsidR="00000000" w:rsidRPr="00000000">
        <w:rPr>
          <w:rtl w:val="0"/>
        </w:rPr>
        <w:t xml:space="preserve">, 1251-1258.</w:t>
        <w:br w:type="textWrapping"/>
      </w:r>
    </w:p>
    <w:p w:rsidR="00000000" w:rsidDel="00000000" w:rsidP="00000000" w:rsidRDefault="00000000" w:rsidRPr="00000000" w14:paraId="000004AE">
      <w:pPr>
        <w:numPr>
          <w:ilvl w:val="1"/>
          <w:numId w:val="108"/>
        </w:numPr>
        <w:spacing w:after="0" w:afterAutospacing="0" w:before="0" w:beforeAutospacing="0" w:lineRule="auto"/>
        <w:ind w:left="1440" w:hanging="360"/>
      </w:pPr>
      <w:r w:rsidDel="00000000" w:rsidR="00000000" w:rsidRPr="00000000">
        <w:rPr>
          <w:rtl w:val="0"/>
        </w:rPr>
        <w:t xml:space="preserve">Xception architecture used in this project</w:t>
      </w:r>
    </w:p>
    <w:p w:rsidR="00000000" w:rsidDel="00000000" w:rsidP="00000000" w:rsidRDefault="00000000" w:rsidRPr="00000000" w14:paraId="000004AF">
      <w:pPr>
        <w:numPr>
          <w:ilvl w:val="0"/>
          <w:numId w:val="108"/>
        </w:numPr>
        <w:spacing w:after="0" w:afterAutospacing="0" w:before="0" w:beforeAutospacing="0" w:lineRule="auto"/>
        <w:ind w:left="720" w:hanging="360"/>
      </w:pPr>
      <w:r w:rsidDel="00000000" w:rsidR="00000000" w:rsidRPr="00000000">
        <w:rPr>
          <w:b w:val="1"/>
          <w:bCs w:val="1"/>
          <w:rtl w:val="0"/>
        </w:rPr>
        <w:t xml:space="preserve">Sandler, M., Howard, A., Zhu, M., Zhmoginov, A., &amp; Chen, L. C.</w:t>
      </w:r>
      <w:r w:rsidDel="00000000" w:rsidR="00000000" w:rsidRPr="00000000">
        <w:rPr>
          <w:rtl w:val="0"/>
        </w:rPr>
        <w:t xml:space="preserve"> (2018). MobileNetV2: Inverted residuals and linear bottlenecks. </w:t>
      </w:r>
      <w:r w:rsidDel="00000000" w:rsidR="00000000" w:rsidRPr="00000000">
        <w:rPr>
          <w:i w:val="1"/>
          <w:iCs w:val="1"/>
          <w:rtl w:val="0"/>
        </w:rPr>
        <w:t xml:space="preserve">Proceedings of the IEEE Conference on Computer Vision and Pattern Recognition</w:t>
      </w:r>
      <w:r w:rsidDel="00000000" w:rsidR="00000000" w:rsidRPr="00000000">
        <w:rPr>
          <w:rtl w:val="0"/>
        </w:rPr>
        <w:t xml:space="preserve">, 4510-4520.</w:t>
        <w:br w:type="textWrapping"/>
      </w:r>
    </w:p>
    <w:p w:rsidR="00000000" w:rsidDel="00000000" w:rsidP="00000000" w:rsidRDefault="00000000" w:rsidRPr="00000000" w14:paraId="000004B0">
      <w:pPr>
        <w:numPr>
          <w:ilvl w:val="1"/>
          <w:numId w:val="108"/>
        </w:numPr>
        <w:spacing w:after="0" w:afterAutospacing="0" w:before="0" w:beforeAutospacing="0" w:lineRule="auto"/>
        <w:ind w:left="1440" w:hanging="360"/>
      </w:pPr>
      <w:r w:rsidDel="00000000" w:rsidR="00000000" w:rsidRPr="00000000">
        <w:rPr>
          <w:rtl w:val="0"/>
        </w:rPr>
        <w:t xml:space="preserve">MobileNetV2 architecture used in this project</w:t>
      </w:r>
    </w:p>
    <w:p w:rsidR="00000000" w:rsidDel="00000000" w:rsidP="00000000" w:rsidRDefault="00000000" w:rsidRPr="00000000" w14:paraId="000004B1">
      <w:pPr>
        <w:numPr>
          <w:ilvl w:val="0"/>
          <w:numId w:val="108"/>
        </w:numPr>
        <w:spacing w:after="0" w:afterAutospacing="0" w:before="0" w:beforeAutospacing="0" w:lineRule="auto"/>
        <w:ind w:left="720" w:hanging="360"/>
      </w:pPr>
      <w:r w:rsidDel="00000000" w:rsidR="00000000" w:rsidRPr="00000000">
        <w:rPr>
          <w:b w:val="1"/>
          <w:bCs w:val="1"/>
          <w:rtl w:val="0"/>
        </w:rPr>
        <w:t xml:space="preserve">Howard, A. G., et al.</w:t>
      </w:r>
      <w:r w:rsidDel="00000000" w:rsidR="00000000" w:rsidRPr="00000000">
        <w:rPr>
          <w:rtl w:val="0"/>
        </w:rPr>
        <w:t xml:space="preserve"> (2017). MobileNets: Efficient convolutional neural networks for mobile vision applications. </w:t>
      </w:r>
      <w:r w:rsidDel="00000000" w:rsidR="00000000" w:rsidRPr="00000000">
        <w:rPr>
          <w:i w:val="1"/>
          <w:iCs w:val="1"/>
          <w:rtl w:val="0"/>
        </w:rPr>
        <w:t xml:space="preserve">arXiv preprint arXiv:1704.04861</w:t>
      </w:r>
      <w:r w:rsidDel="00000000" w:rsidR="00000000" w:rsidRPr="00000000">
        <w:rPr>
          <w:rtl w:val="0"/>
        </w:rPr>
        <w:t xml:space="preserve">.</w:t>
        <w:br w:type="textWrapping"/>
      </w:r>
    </w:p>
    <w:p w:rsidR="00000000" w:rsidDel="00000000" w:rsidP="00000000" w:rsidRDefault="00000000" w:rsidRPr="00000000" w14:paraId="000004B2">
      <w:pPr>
        <w:numPr>
          <w:ilvl w:val="1"/>
          <w:numId w:val="108"/>
        </w:numPr>
        <w:spacing w:after="0" w:afterAutospacing="0" w:before="0" w:beforeAutospacing="0" w:lineRule="auto"/>
        <w:ind w:left="1440" w:hanging="360"/>
      </w:pPr>
      <w:r w:rsidDel="00000000" w:rsidR="00000000" w:rsidRPr="00000000">
        <w:rPr>
          <w:rtl w:val="0"/>
        </w:rPr>
        <w:t xml:space="preserve">Original MobileNet architecture for efficient mobile deployment</w:t>
      </w:r>
    </w:p>
    <w:p w:rsidR="00000000" w:rsidDel="00000000" w:rsidP="00000000" w:rsidRDefault="00000000" w:rsidRPr="00000000" w14:paraId="000004B3">
      <w:pPr>
        <w:numPr>
          <w:ilvl w:val="0"/>
          <w:numId w:val="108"/>
        </w:numPr>
        <w:spacing w:after="0" w:afterAutospacing="0" w:before="0" w:beforeAutospacing="0" w:lineRule="auto"/>
        <w:ind w:left="720" w:hanging="360"/>
      </w:pPr>
      <w:r w:rsidDel="00000000" w:rsidR="00000000" w:rsidRPr="00000000">
        <w:rPr>
          <w:b w:val="1"/>
          <w:bCs w:val="1"/>
          <w:rtl w:val="0"/>
        </w:rPr>
        <w:t xml:space="preserve">Ioffe, S., &amp; Szegedy, C.</w:t>
      </w:r>
      <w:r w:rsidDel="00000000" w:rsidR="00000000" w:rsidRPr="00000000">
        <w:rPr>
          <w:rtl w:val="0"/>
        </w:rPr>
        <w:t xml:space="preserve"> (2015). Batch normalization: Accelerating deep network training by reducing internal covariate shift. </w:t>
      </w:r>
      <w:r w:rsidDel="00000000" w:rsidR="00000000" w:rsidRPr="00000000">
        <w:rPr>
          <w:i w:val="1"/>
          <w:iCs w:val="1"/>
          <w:rtl w:val="0"/>
        </w:rPr>
        <w:t xml:space="preserve">International Conference on Machine Learning</w:t>
      </w:r>
      <w:r w:rsidDel="00000000" w:rsidR="00000000" w:rsidRPr="00000000">
        <w:rPr>
          <w:rtl w:val="0"/>
        </w:rPr>
        <w:t xml:space="preserve">, 448-456.</w:t>
        <w:br w:type="textWrapping"/>
      </w:r>
    </w:p>
    <w:p w:rsidR="00000000" w:rsidDel="00000000" w:rsidP="00000000" w:rsidRDefault="00000000" w:rsidRPr="00000000" w14:paraId="000004B4">
      <w:pPr>
        <w:numPr>
          <w:ilvl w:val="1"/>
          <w:numId w:val="108"/>
        </w:numPr>
        <w:spacing w:after="0" w:afterAutospacing="0" w:before="0" w:beforeAutospacing="0" w:lineRule="auto"/>
        <w:ind w:left="1440" w:hanging="360"/>
      </w:pPr>
      <w:r w:rsidDel="00000000" w:rsidR="00000000" w:rsidRPr="00000000">
        <w:rPr>
          <w:rtl w:val="0"/>
        </w:rPr>
        <w:t xml:space="preserve">Batch normalization technique used in models</w:t>
      </w:r>
    </w:p>
    <w:p w:rsidR="00000000" w:rsidDel="00000000" w:rsidP="00000000" w:rsidRDefault="00000000" w:rsidRPr="00000000" w14:paraId="000004B5">
      <w:pPr>
        <w:numPr>
          <w:ilvl w:val="0"/>
          <w:numId w:val="108"/>
        </w:numPr>
        <w:spacing w:after="0" w:afterAutospacing="0" w:before="0" w:beforeAutospacing="0" w:lineRule="auto"/>
        <w:ind w:left="720" w:hanging="360"/>
      </w:pPr>
      <w:r w:rsidDel="00000000" w:rsidR="00000000" w:rsidRPr="00000000">
        <w:rPr>
          <w:b w:val="1"/>
          <w:bCs w:val="1"/>
          <w:rtl w:val="0"/>
        </w:rPr>
        <w:t xml:space="preserve">Srivastava, N., Hinton, G., Krizhevsky, A., Sutskever, I., &amp; Salakhutdinov, R.</w:t>
      </w:r>
      <w:r w:rsidDel="00000000" w:rsidR="00000000" w:rsidRPr="00000000">
        <w:rPr>
          <w:rtl w:val="0"/>
        </w:rPr>
        <w:t xml:space="preserve"> (2014). Dropout: A simple way to prevent neural networks from overfitting. </w:t>
      </w:r>
      <w:r w:rsidDel="00000000" w:rsidR="00000000" w:rsidRPr="00000000">
        <w:rPr>
          <w:i w:val="1"/>
          <w:iCs w:val="1"/>
          <w:rtl w:val="0"/>
        </w:rPr>
        <w:t xml:space="preserve">The Journal of Machine Learning Research</w:t>
      </w:r>
      <w:r w:rsidDel="00000000" w:rsidR="00000000" w:rsidRPr="00000000">
        <w:rPr>
          <w:rtl w:val="0"/>
        </w:rPr>
        <w:t xml:space="preserve">, 15(1), 1929-1958.</w:t>
        <w:br w:type="textWrapping"/>
      </w:r>
    </w:p>
    <w:p w:rsidR="00000000" w:rsidDel="00000000" w:rsidP="00000000" w:rsidRDefault="00000000" w:rsidRPr="00000000" w14:paraId="000004B6">
      <w:pPr>
        <w:numPr>
          <w:ilvl w:val="1"/>
          <w:numId w:val="108"/>
        </w:numPr>
        <w:spacing w:after="0" w:afterAutospacing="0" w:before="0" w:beforeAutospacing="0" w:lineRule="auto"/>
        <w:ind w:left="1440" w:hanging="360"/>
      </w:pPr>
      <w:r w:rsidDel="00000000" w:rsidR="00000000" w:rsidRPr="00000000">
        <w:rPr>
          <w:rtl w:val="0"/>
        </w:rPr>
        <w:t xml:space="preserve">Dropout regularization technique</w:t>
      </w:r>
    </w:p>
    <w:p w:rsidR="00000000" w:rsidDel="00000000" w:rsidP="00000000" w:rsidRDefault="00000000" w:rsidRPr="00000000" w14:paraId="000004B7">
      <w:pPr>
        <w:numPr>
          <w:ilvl w:val="0"/>
          <w:numId w:val="108"/>
        </w:numPr>
        <w:spacing w:after="0" w:afterAutospacing="0" w:before="0" w:beforeAutospacing="0" w:lineRule="auto"/>
        <w:ind w:left="720" w:hanging="360"/>
      </w:pPr>
      <w:r w:rsidDel="00000000" w:rsidR="00000000" w:rsidRPr="00000000">
        <w:rPr>
          <w:b w:val="1"/>
          <w:bCs w:val="1"/>
          <w:rtl w:val="0"/>
        </w:rPr>
        <w:t xml:space="preserve">Shorten, C., &amp; Khoshgoftaar, T. M.</w:t>
      </w:r>
      <w:r w:rsidDel="00000000" w:rsidR="00000000" w:rsidRPr="00000000">
        <w:rPr>
          <w:rtl w:val="0"/>
        </w:rPr>
        <w:t xml:space="preserve"> (2019). A survey on image data augmentation for deep learning. </w:t>
      </w:r>
      <w:r w:rsidDel="00000000" w:rsidR="00000000" w:rsidRPr="00000000">
        <w:rPr>
          <w:i w:val="1"/>
          <w:iCs w:val="1"/>
          <w:rtl w:val="0"/>
        </w:rPr>
        <w:t xml:space="preserve">Journal of Big Data</w:t>
      </w:r>
      <w:r w:rsidDel="00000000" w:rsidR="00000000" w:rsidRPr="00000000">
        <w:rPr>
          <w:rtl w:val="0"/>
        </w:rPr>
        <w:t xml:space="preserve">, 6(1), 1-48.</w:t>
        <w:br w:type="textWrapping"/>
      </w:r>
    </w:p>
    <w:p w:rsidR="00000000" w:rsidDel="00000000" w:rsidP="00000000" w:rsidRDefault="00000000" w:rsidRPr="00000000" w14:paraId="000004B8">
      <w:pPr>
        <w:numPr>
          <w:ilvl w:val="1"/>
          <w:numId w:val="108"/>
        </w:numPr>
        <w:spacing w:after="0" w:afterAutospacing="0" w:before="0" w:beforeAutospacing="0" w:lineRule="auto"/>
        <w:ind w:left="1440" w:hanging="360"/>
      </w:pPr>
      <w:r w:rsidDel="00000000" w:rsidR="00000000" w:rsidRPr="00000000">
        <w:rPr>
          <w:rtl w:val="0"/>
        </w:rPr>
        <w:t xml:space="preserve">Comprehensive survey on data augmentation techniques</w:t>
      </w:r>
    </w:p>
    <w:p w:rsidR="00000000" w:rsidDel="00000000" w:rsidP="00000000" w:rsidRDefault="00000000" w:rsidRPr="00000000" w14:paraId="000004B9">
      <w:pPr>
        <w:numPr>
          <w:ilvl w:val="0"/>
          <w:numId w:val="108"/>
        </w:numPr>
        <w:spacing w:after="0" w:afterAutospacing="0" w:before="0" w:beforeAutospacing="0" w:lineRule="auto"/>
        <w:ind w:left="720" w:hanging="360"/>
      </w:pPr>
      <w:r w:rsidDel="00000000" w:rsidR="00000000" w:rsidRPr="00000000">
        <w:rPr>
          <w:b w:val="1"/>
          <w:bCs w:val="1"/>
          <w:rtl w:val="0"/>
        </w:rPr>
        <w:t xml:space="preserve">Pan, S. J., &amp; Yang, Q.</w:t>
      </w:r>
      <w:r w:rsidDel="00000000" w:rsidR="00000000" w:rsidRPr="00000000">
        <w:rPr>
          <w:rtl w:val="0"/>
        </w:rPr>
        <w:t xml:space="preserve"> (2009). A survey on transfer learning. </w:t>
      </w:r>
      <w:r w:rsidDel="00000000" w:rsidR="00000000" w:rsidRPr="00000000">
        <w:rPr>
          <w:i w:val="1"/>
          <w:iCs w:val="1"/>
          <w:rtl w:val="0"/>
        </w:rPr>
        <w:t xml:space="preserve">IEEE Transactions on Knowledge and Data Engineering</w:t>
      </w:r>
      <w:r w:rsidDel="00000000" w:rsidR="00000000" w:rsidRPr="00000000">
        <w:rPr>
          <w:rtl w:val="0"/>
        </w:rPr>
        <w:t xml:space="preserve">, 22(10), 1345-1359.</w:t>
        <w:br w:type="textWrapping"/>
      </w:r>
    </w:p>
    <w:p w:rsidR="00000000" w:rsidDel="00000000" w:rsidP="00000000" w:rsidRDefault="00000000" w:rsidRPr="00000000" w14:paraId="000004BA">
      <w:pPr>
        <w:numPr>
          <w:ilvl w:val="1"/>
          <w:numId w:val="108"/>
        </w:numPr>
        <w:spacing w:after="0" w:afterAutospacing="0" w:before="0" w:beforeAutospacing="0" w:lineRule="auto"/>
        <w:ind w:left="1440" w:hanging="360"/>
      </w:pPr>
      <w:r w:rsidDel="00000000" w:rsidR="00000000" w:rsidRPr="00000000">
        <w:rPr>
          <w:rtl w:val="0"/>
        </w:rPr>
        <w:t xml:space="preserve">Transfer learning theory and applications</w:t>
      </w:r>
    </w:p>
    <w:p w:rsidR="00000000" w:rsidDel="00000000" w:rsidP="00000000" w:rsidRDefault="00000000" w:rsidRPr="00000000" w14:paraId="000004BB">
      <w:pPr>
        <w:numPr>
          <w:ilvl w:val="0"/>
          <w:numId w:val="108"/>
        </w:numPr>
        <w:spacing w:after="0" w:afterAutospacing="0" w:before="0" w:beforeAutospacing="0" w:lineRule="auto"/>
        <w:ind w:left="720" w:hanging="360"/>
      </w:pPr>
      <w:r w:rsidDel="00000000" w:rsidR="00000000" w:rsidRPr="00000000">
        <w:rPr>
          <w:b w:val="1"/>
          <w:bCs w:val="1"/>
          <w:rtl w:val="0"/>
        </w:rPr>
        <w:t xml:space="preserve">Kingma, D. P., &amp; Ba, J.</w:t>
      </w:r>
      <w:r w:rsidDel="00000000" w:rsidR="00000000" w:rsidRPr="00000000">
        <w:rPr>
          <w:rtl w:val="0"/>
        </w:rPr>
        <w:t xml:space="preserve"> (2014). Adam: A method for stochastic optimization. </w:t>
      </w:r>
      <w:r w:rsidDel="00000000" w:rsidR="00000000" w:rsidRPr="00000000">
        <w:rPr>
          <w:i w:val="1"/>
          <w:iCs w:val="1"/>
          <w:rtl w:val="0"/>
        </w:rPr>
        <w:t xml:space="preserve">arXiv preprint arXiv:1412.6980</w:t>
      </w:r>
      <w:r w:rsidDel="00000000" w:rsidR="00000000" w:rsidRPr="00000000">
        <w:rPr>
          <w:rtl w:val="0"/>
        </w:rPr>
        <w:t xml:space="preserve">.</w:t>
        <w:br w:type="textWrapping"/>
      </w:r>
    </w:p>
    <w:p w:rsidR="00000000" w:rsidDel="00000000" w:rsidP="00000000" w:rsidRDefault="00000000" w:rsidRPr="00000000" w14:paraId="000004BC">
      <w:pPr>
        <w:numPr>
          <w:ilvl w:val="1"/>
          <w:numId w:val="108"/>
        </w:numPr>
        <w:spacing w:after="0" w:afterAutospacing="0" w:before="0" w:beforeAutospacing="0" w:lineRule="auto"/>
        <w:ind w:left="1440" w:hanging="360"/>
      </w:pPr>
      <w:r w:rsidDel="00000000" w:rsidR="00000000" w:rsidRPr="00000000">
        <w:rPr>
          <w:rtl w:val="0"/>
        </w:rPr>
        <w:t xml:space="preserve">Adam optimizer used in training</w:t>
      </w:r>
    </w:p>
    <w:p w:rsidR="00000000" w:rsidDel="00000000" w:rsidP="00000000" w:rsidRDefault="00000000" w:rsidRPr="00000000" w14:paraId="000004BD">
      <w:pPr>
        <w:numPr>
          <w:ilvl w:val="0"/>
          <w:numId w:val="108"/>
        </w:numPr>
        <w:spacing w:after="0" w:afterAutospacing="0" w:before="0" w:beforeAutospacing="0" w:lineRule="auto"/>
        <w:ind w:left="720" w:hanging="360"/>
      </w:pPr>
      <w:r w:rsidDel="00000000" w:rsidR="00000000" w:rsidRPr="00000000">
        <w:rPr>
          <w:b w:val="1"/>
          <w:bCs w:val="1"/>
          <w:rtl w:val="0"/>
        </w:rPr>
        <w:t xml:space="preserve">Goodfellow, I., Bengio, Y., &amp; Courville, A.</w:t>
      </w:r>
      <w:r w:rsidDel="00000000" w:rsidR="00000000" w:rsidRPr="00000000">
        <w:rPr>
          <w:rtl w:val="0"/>
        </w:rPr>
        <w:t xml:space="preserve"> (2016). </w:t>
      </w:r>
      <w:r w:rsidDel="00000000" w:rsidR="00000000" w:rsidRPr="00000000">
        <w:rPr>
          <w:i w:val="1"/>
          <w:iCs w:val="1"/>
          <w:rtl w:val="0"/>
        </w:rPr>
        <w:t xml:space="preserve">Deep Learning</w:t>
      </w:r>
      <w:r w:rsidDel="00000000" w:rsidR="00000000" w:rsidRPr="00000000">
        <w:rPr>
          <w:rtl w:val="0"/>
        </w:rPr>
        <w:t xml:space="preserve">. MIT Press.</w:t>
        <w:br w:type="textWrapping"/>
      </w:r>
    </w:p>
    <w:p w:rsidR="00000000" w:rsidDel="00000000" w:rsidP="00000000" w:rsidRDefault="00000000" w:rsidRPr="00000000" w14:paraId="000004BE">
      <w:pPr>
        <w:numPr>
          <w:ilvl w:val="1"/>
          <w:numId w:val="108"/>
        </w:numPr>
        <w:spacing w:after="0" w:afterAutospacing="0" w:before="0" w:beforeAutospacing="0" w:lineRule="auto"/>
        <w:ind w:left="1440" w:hanging="360"/>
      </w:pPr>
      <w:r w:rsidDel="00000000" w:rsidR="00000000" w:rsidRPr="00000000">
        <w:rPr>
          <w:rtl w:val="0"/>
        </w:rPr>
        <w:t xml:space="preserve">Comprehensive textbook on deep learning fundamentals</w:t>
      </w:r>
    </w:p>
    <w:p w:rsidR="00000000" w:rsidDel="00000000" w:rsidP="00000000" w:rsidRDefault="00000000" w:rsidRPr="00000000" w14:paraId="000004BF">
      <w:pPr>
        <w:numPr>
          <w:ilvl w:val="0"/>
          <w:numId w:val="108"/>
        </w:numPr>
        <w:spacing w:after="0" w:afterAutospacing="0" w:before="0" w:beforeAutospacing="0" w:lineRule="auto"/>
        <w:ind w:left="720" w:hanging="360"/>
      </w:pPr>
      <w:r w:rsidDel="00000000" w:rsidR="00000000" w:rsidRPr="00000000">
        <w:rPr>
          <w:b w:val="1"/>
          <w:bCs w:val="1"/>
          <w:rtl w:val="0"/>
        </w:rPr>
        <w:t xml:space="preserve">Deng, J., Dong, W., Socher, R., Li, L. J., Li, K., &amp; Fei-Fei, L.</w:t>
      </w:r>
      <w:r w:rsidDel="00000000" w:rsidR="00000000" w:rsidRPr="00000000">
        <w:rPr>
          <w:rtl w:val="0"/>
        </w:rPr>
        <w:t xml:space="preserve"> (2009). ImageNet: A large-scale hierarchical image database. </w:t>
      </w:r>
      <w:r w:rsidDel="00000000" w:rsidR="00000000" w:rsidRPr="00000000">
        <w:rPr>
          <w:i w:val="1"/>
          <w:iCs w:val="1"/>
          <w:rtl w:val="0"/>
        </w:rPr>
        <w:t xml:space="preserve">IEEE Conference on Computer Vision and Pattern Recognition</w:t>
      </w:r>
      <w:r w:rsidDel="00000000" w:rsidR="00000000" w:rsidRPr="00000000">
        <w:rPr>
          <w:rtl w:val="0"/>
        </w:rPr>
        <w:t xml:space="preserve">, 248-255.</w:t>
        <w:br w:type="textWrapping"/>
      </w:r>
    </w:p>
    <w:p w:rsidR="00000000" w:rsidDel="00000000" w:rsidP="00000000" w:rsidRDefault="00000000" w:rsidRPr="00000000" w14:paraId="000004C0">
      <w:pPr>
        <w:numPr>
          <w:ilvl w:val="1"/>
          <w:numId w:val="108"/>
        </w:numPr>
        <w:spacing w:after="0" w:afterAutospacing="0" w:before="0" w:beforeAutospacing="0" w:lineRule="auto"/>
        <w:ind w:left="1440" w:hanging="360"/>
      </w:pPr>
      <w:r w:rsidDel="00000000" w:rsidR="00000000" w:rsidRPr="00000000">
        <w:rPr>
          <w:rtl w:val="0"/>
        </w:rPr>
        <w:t xml:space="preserve">ImageNet dataset used for pre-training</w:t>
      </w:r>
    </w:p>
    <w:p w:rsidR="00000000" w:rsidDel="00000000" w:rsidP="00000000" w:rsidRDefault="00000000" w:rsidRPr="00000000" w14:paraId="000004C1">
      <w:pPr>
        <w:numPr>
          <w:ilvl w:val="0"/>
          <w:numId w:val="108"/>
        </w:numPr>
        <w:spacing w:after="0" w:afterAutospacing="0" w:before="0" w:beforeAutospacing="0" w:lineRule="auto"/>
        <w:ind w:left="720" w:hanging="360"/>
      </w:pPr>
      <w:r w:rsidDel="00000000" w:rsidR="00000000" w:rsidRPr="00000000">
        <w:rPr>
          <w:b w:val="1"/>
          <w:bCs w:val="1"/>
          <w:rtl w:val="0"/>
        </w:rPr>
        <w:t xml:space="preserve">Mostafa Abla.</w:t>
      </w:r>
      <w:r w:rsidDel="00000000" w:rsidR="00000000" w:rsidRPr="00000000">
        <w:rPr>
          <w:rtl w:val="0"/>
        </w:rPr>
        <w:t xml:space="preserve"> (2023). Garbage Classification Dataset. Kaggle. Retrieved from https://www.kaggle.com/datasets/mostafaabla/garbage-classification</w:t>
        <w:br w:type="textWrapping"/>
      </w:r>
    </w:p>
    <w:p w:rsidR="00000000" w:rsidDel="00000000" w:rsidP="00000000" w:rsidRDefault="00000000" w:rsidRPr="00000000" w14:paraId="000004C2">
      <w:pPr>
        <w:numPr>
          <w:ilvl w:val="1"/>
          <w:numId w:val="108"/>
        </w:numPr>
        <w:spacing w:after="0" w:afterAutospacing="0" w:before="0" w:beforeAutospacing="0" w:lineRule="auto"/>
        <w:ind w:left="1440" w:hanging="360"/>
      </w:pPr>
      <w:r w:rsidDel="00000000" w:rsidR="00000000" w:rsidRPr="00000000">
        <w:rPr>
          <w:rtl w:val="0"/>
        </w:rPr>
        <w:t xml:space="preserve">Dataset used in this project</w:t>
      </w:r>
    </w:p>
    <w:p w:rsidR="00000000" w:rsidDel="00000000" w:rsidP="00000000" w:rsidRDefault="00000000" w:rsidRPr="00000000" w14:paraId="000004C3">
      <w:pPr>
        <w:numPr>
          <w:ilvl w:val="0"/>
          <w:numId w:val="108"/>
        </w:numPr>
        <w:spacing w:after="0" w:afterAutospacing="0" w:before="0" w:beforeAutospacing="0" w:lineRule="auto"/>
        <w:ind w:left="720" w:hanging="360"/>
      </w:pPr>
      <w:r w:rsidDel="00000000" w:rsidR="00000000" w:rsidRPr="00000000">
        <w:rPr>
          <w:b w:val="1"/>
          <w:bCs w:val="1"/>
          <w:rtl w:val="0"/>
        </w:rPr>
        <w:t xml:space="preserve">Russakovsky, O., et al.</w:t>
      </w:r>
      <w:r w:rsidDel="00000000" w:rsidR="00000000" w:rsidRPr="00000000">
        <w:rPr>
          <w:rtl w:val="0"/>
        </w:rPr>
        <w:t xml:space="preserve"> (2015). ImageNet large scale visual recognition challenge. </w:t>
      </w:r>
      <w:r w:rsidDel="00000000" w:rsidR="00000000" w:rsidRPr="00000000">
        <w:rPr>
          <w:i w:val="1"/>
          <w:iCs w:val="1"/>
          <w:rtl w:val="0"/>
        </w:rPr>
        <w:t xml:space="preserve">International Journal of Computer Vision</w:t>
      </w:r>
      <w:r w:rsidDel="00000000" w:rsidR="00000000" w:rsidRPr="00000000">
        <w:rPr>
          <w:rtl w:val="0"/>
        </w:rPr>
        <w:t xml:space="preserve">, 115(3), 211-252.</w:t>
        <w:br w:type="textWrapping"/>
      </w:r>
    </w:p>
    <w:p w:rsidR="00000000" w:rsidDel="00000000" w:rsidP="00000000" w:rsidRDefault="00000000" w:rsidRPr="00000000" w14:paraId="000004C4">
      <w:pPr>
        <w:numPr>
          <w:ilvl w:val="1"/>
          <w:numId w:val="108"/>
        </w:numPr>
        <w:spacing w:after="0" w:afterAutospacing="0" w:before="0" w:beforeAutospacing="0" w:lineRule="auto"/>
        <w:ind w:left="1440" w:hanging="360"/>
      </w:pPr>
      <w:r w:rsidDel="00000000" w:rsidR="00000000" w:rsidRPr="00000000">
        <w:rPr>
          <w:rtl w:val="0"/>
        </w:rPr>
        <w:t xml:space="preserve">ImageNet challenge benchmarks</w:t>
      </w:r>
    </w:p>
    <w:p w:rsidR="00000000" w:rsidDel="00000000" w:rsidP="00000000" w:rsidRDefault="00000000" w:rsidRPr="00000000" w14:paraId="000004C5">
      <w:pPr>
        <w:numPr>
          <w:ilvl w:val="0"/>
          <w:numId w:val="108"/>
        </w:numPr>
        <w:spacing w:after="0" w:afterAutospacing="0" w:before="0" w:beforeAutospacing="0" w:lineRule="auto"/>
        <w:ind w:left="720" w:hanging="360"/>
      </w:pPr>
      <w:r w:rsidDel="00000000" w:rsidR="00000000" w:rsidRPr="00000000">
        <w:rPr>
          <w:b w:val="1"/>
          <w:bCs w:val="1"/>
          <w:rtl w:val="0"/>
        </w:rPr>
        <w:t xml:space="preserve">Szegedy, C., Vanhoucke, V., Ioffe, S., Shlens, J., &amp; Wojna, Z.</w:t>
      </w:r>
      <w:r w:rsidDel="00000000" w:rsidR="00000000" w:rsidRPr="00000000">
        <w:rPr>
          <w:rtl w:val="0"/>
        </w:rPr>
        <w:t xml:space="preserve"> (2016). Rethinking the inception architecture for computer vision. </w:t>
      </w:r>
      <w:r w:rsidDel="00000000" w:rsidR="00000000" w:rsidRPr="00000000">
        <w:rPr>
          <w:i w:val="1"/>
          <w:iCs w:val="1"/>
          <w:rtl w:val="0"/>
        </w:rPr>
        <w:t xml:space="preserve">Proceedings of the IEEE Conference on Computer Vision and Pattern Recognition</w:t>
      </w:r>
      <w:r w:rsidDel="00000000" w:rsidR="00000000" w:rsidRPr="00000000">
        <w:rPr>
          <w:rtl w:val="0"/>
        </w:rPr>
        <w:t xml:space="preserve">, 2818-2826.</w:t>
        <w:br w:type="textWrapping"/>
      </w:r>
    </w:p>
    <w:p w:rsidR="00000000" w:rsidDel="00000000" w:rsidP="00000000" w:rsidRDefault="00000000" w:rsidRPr="00000000" w14:paraId="000004C6">
      <w:pPr>
        <w:numPr>
          <w:ilvl w:val="1"/>
          <w:numId w:val="108"/>
        </w:numPr>
        <w:spacing w:after="0" w:afterAutospacing="0" w:before="0" w:beforeAutospacing="0" w:lineRule="auto"/>
        <w:ind w:left="1440" w:hanging="360"/>
      </w:pPr>
      <w:r w:rsidDel="00000000" w:rsidR="00000000" w:rsidRPr="00000000">
        <w:rPr>
          <w:rtl w:val="0"/>
        </w:rPr>
        <w:t xml:space="preserve">Inception architecture family</w:t>
      </w:r>
    </w:p>
    <w:p w:rsidR="00000000" w:rsidDel="00000000" w:rsidP="00000000" w:rsidRDefault="00000000" w:rsidRPr="00000000" w14:paraId="000004C7">
      <w:pPr>
        <w:numPr>
          <w:ilvl w:val="0"/>
          <w:numId w:val="108"/>
        </w:numPr>
        <w:spacing w:after="0" w:afterAutospacing="0" w:before="0" w:beforeAutospacing="0" w:lineRule="auto"/>
        <w:ind w:left="720" w:hanging="360"/>
      </w:pPr>
      <w:r w:rsidDel="00000000" w:rsidR="00000000" w:rsidRPr="00000000">
        <w:rPr>
          <w:b w:val="1"/>
          <w:bCs w:val="1"/>
          <w:rtl w:val="0"/>
        </w:rPr>
        <w:t xml:space="preserve">Lin, M., Chen, Q., &amp; Yan, S.</w:t>
      </w:r>
      <w:r w:rsidDel="00000000" w:rsidR="00000000" w:rsidRPr="00000000">
        <w:rPr>
          <w:rtl w:val="0"/>
        </w:rPr>
        <w:t xml:space="preserve"> (2013). Network in network. </w:t>
      </w:r>
      <w:r w:rsidDel="00000000" w:rsidR="00000000" w:rsidRPr="00000000">
        <w:rPr>
          <w:i w:val="1"/>
          <w:iCs w:val="1"/>
          <w:rtl w:val="0"/>
        </w:rPr>
        <w:t xml:space="preserve">arXiv preprint arXiv:1312.4400</w:t>
      </w:r>
      <w:r w:rsidDel="00000000" w:rsidR="00000000" w:rsidRPr="00000000">
        <w:rPr>
          <w:rtl w:val="0"/>
        </w:rPr>
        <w:t xml:space="preserve">.</w:t>
        <w:br w:type="textWrapping"/>
      </w:r>
    </w:p>
    <w:p w:rsidR="00000000" w:rsidDel="00000000" w:rsidP="00000000" w:rsidRDefault="00000000" w:rsidRPr="00000000" w14:paraId="000004C8">
      <w:pPr>
        <w:numPr>
          <w:ilvl w:val="1"/>
          <w:numId w:val="108"/>
        </w:numPr>
        <w:spacing w:after="0" w:afterAutospacing="0" w:before="0" w:beforeAutospacing="0" w:lineRule="auto"/>
        <w:ind w:left="1440" w:hanging="360"/>
      </w:pPr>
      <w:r w:rsidDel="00000000" w:rsidR="00000000" w:rsidRPr="00000000">
        <w:rPr>
          <w:rtl w:val="0"/>
        </w:rPr>
        <w:t xml:space="preserve">Global average pooling concept</w:t>
      </w:r>
    </w:p>
    <w:p w:rsidR="00000000" w:rsidDel="00000000" w:rsidP="00000000" w:rsidRDefault="00000000" w:rsidRPr="00000000" w14:paraId="000004C9">
      <w:pPr>
        <w:numPr>
          <w:ilvl w:val="0"/>
          <w:numId w:val="108"/>
        </w:numPr>
        <w:spacing w:after="0" w:afterAutospacing="0" w:before="0" w:beforeAutospacing="0" w:lineRule="auto"/>
        <w:ind w:left="720" w:hanging="360"/>
      </w:pPr>
      <w:r w:rsidDel="00000000" w:rsidR="00000000" w:rsidRPr="00000000">
        <w:rPr>
          <w:b w:val="1"/>
          <w:bCs w:val="1"/>
          <w:rtl w:val="0"/>
        </w:rPr>
        <w:t xml:space="preserve">Huang, G., Liu, Z., Van Der Maaten, L., &amp; Weinberger, K. Q.</w:t>
      </w:r>
      <w:r w:rsidDel="00000000" w:rsidR="00000000" w:rsidRPr="00000000">
        <w:rPr>
          <w:rtl w:val="0"/>
        </w:rPr>
        <w:t xml:space="preserve"> (2017). Densely connected convolutional networks. </w:t>
      </w:r>
      <w:r w:rsidDel="00000000" w:rsidR="00000000" w:rsidRPr="00000000">
        <w:rPr>
          <w:i w:val="1"/>
          <w:iCs w:val="1"/>
          <w:rtl w:val="0"/>
        </w:rPr>
        <w:t xml:space="preserve">Proceedings of the IEEE Conference on Computer Vision and Pattern Recognition</w:t>
      </w:r>
      <w:r w:rsidDel="00000000" w:rsidR="00000000" w:rsidRPr="00000000">
        <w:rPr>
          <w:rtl w:val="0"/>
        </w:rPr>
        <w:t xml:space="preserve">, 4700-4708.</w:t>
        <w:br w:type="textWrapping"/>
      </w:r>
    </w:p>
    <w:p w:rsidR="00000000" w:rsidDel="00000000" w:rsidP="00000000" w:rsidRDefault="00000000" w:rsidRPr="00000000" w14:paraId="000004CA">
      <w:pPr>
        <w:numPr>
          <w:ilvl w:val="1"/>
          <w:numId w:val="108"/>
        </w:numPr>
        <w:spacing w:after="0" w:afterAutospacing="0" w:before="0" w:beforeAutospacing="0" w:lineRule="auto"/>
        <w:ind w:left="1440" w:hanging="360"/>
      </w:pPr>
      <w:r w:rsidDel="00000000" w:rsidR="00000000" w:rsidRPr="00000000">
        <w:rPr>
          <w:rtl w:val="0"/>
        </w:rPr>
        <w:t xml:space="preserve">DenseNet architecture</w:t>
      </w:r>
    </w:p>
    <w:p w:rsidR="00000000" w:rsidDel="00000000" w:rsidP="00000000" w:rsidRDefault="00000000" w:rsidRPr="00000000" w14:paraId="000004CB">
      <w:pPr>
        <w:numPr>
          <w:ilvl w:val="0"/>
          <w:numId w:val="108"/>
        </w:numPr>
        <w:spacing w:after="0" w:afterAutospacing="0" w:before="0" w:beforeAutospacing="0" w:lineRule="auto"/>
        <w:ind w:left="720" w:hanging="360"/>
      </w:pPr>
      <w:r w:rsidDel="00000000" w:rsidR="00000000" w:rsidRPr="00000000">
        <w:rPr>
          <w:b w:val="1"/>
          <w:bCs w:val="1"/>
          <w:rtl w:val="0"/>
        </w:rPr>
        <w:t xml:space="preserve">TensorFlow/Keras Documentation.</w:t>
      </w:r>
      <w:r w:rsidDel="00000000" w:rsidR="00000000" w:rsidRPr="00000000">
        <w:rPr>
          <w:rtl w:val="0"/>
        </w:rPr>
        <w:t xml:space="preserve"> (2024). Transfer learning and fine-tuning. Retrieved from https://www.tensorflow.org/tutorials/images/transfer_learning</w:t>
        <w:br w:type="textWrapping"/>
      </w:r>
    </w:p>
    <w:p w:rsidR="00000000" w:rsidDel="00000000" w:rsidP="00000000" w:rsidRDefault="00000000" w:rsidRPr="00000000" w14:paraId="000004CC">
      <w:pPr>
        <w:numPr>
          <w:ilvl w:val="1"/>
          <w:numId w:val="108"/>
        </w:numPr>
        <w:spacing w:after="0" w:afterAutospacing="0" w:before="0" w:beforeAutospacing="0" w:lineRule="auto"/>
        <w:ind w:left="1440" w:hanging="360"/>
      </w:pPr>
      <w:r w:rsidDel="00000000" w:rsidR="00000000" w:rsidRPr="00000000">
        <w:rPr>
          <w:rtl w:val="0"/>
        </w:rPr>
        <w:t xml:space="preserve">Implementation guide for transfer learning</w:t>
      </w:r>
    </w:p>
    <w:p w:rsidR="00000000" w:rsidDel="00000000" w:rsidP="00000000" w:rsidRDefault="00000000" w:rsidRPr="00000000" w14:paraId="000004CD">
      <w:pPr>
        <w:numPr>
          <w:ilvl w:val="0"/>
          <w:numId w:val="108"/>
        </w:numPr>
        <w:spacing w:after="0" w:afterAutospacing="0" w:before="0" w:beforeAutospacing="0" w:lineRule="auto"/>
        <w:ind w:left="720" w:hanging="360"/>
      </w:pPr>
      <w:r w:rsidDel="00000000" w:rsidR="00000000" w:rsidRPr="00000000">
        <w:rPr>
          <w:b w:val="1"/>
          <w:bCs w:val="1"/>
          <w:rtl w:val="0"/>
        </w:rPr>
        <w:t xml:space="preserve">Perez, L., &amp; Wang, J.</w:t>
      </w:r>
      <w:r w:rsidDel="00000000" w:rsidR="00000000" w:rsidRPr="00000000">
        <w:rPr>
          <w:rtl w:val="0"/>
        </w:rPr>
        <w:t xml:space="preserve"> (2017). The effectiveness of data augmentation in image classification using deep learning. </w:t>
      </w:r>
      <w:r w:rsidDel="00000000" w:rsidR="00000000" w:rsidRPr="00000000">
        <w:rPr>
          <w:i w:val="1"/>
          <w:iCs w:val="1"/>
          <w:rtl w:val="0"/>
        </w:rPr>
        <w:t xml:space="preserve">arXiv preprint arXiv:1712.04621</w:t>
      </w:r>
      <w:r w:rsidDel="00000000" w:rsidR="00000000" w:rsidRPr="00000000">
        <w:rPr>
          <w:rtl w:val="0"/>
        </w:rPr>
        <w:t xml:space="preserve">.</w:t>
        <w:br w:type="textWrapping"/>
      </w:r>
    </w:p>
    <w:p w:rsidR="00000000" w:rsidDel="00000000" w:rsidP="00000000" w:rsidRDefault="00000000" w:rsidRPr="00000000" w14:paraId="000004CE">
      <w:pPr>
        <w:numPr>
          <w:ilvl w:val="1"/>
          <w:numId w:val="108"/>
        </w:numPr>
        <w:spacing w:after="0" w:afterAutospacing="0" w:before="0" w:beforeAutospacing="0" w:lineRule="auto"/>
        <w:ind w:left="1440" w:hanging="360"/>
      </w:pPr>
      <w:r w:rsidDel="00000000" w:rsidR="00000000" w:rsidRPr="00000000">
        <w:rPr>
          <w:rtl w:val="0"/>
        </w:rPr>
        <w:t xml:space="preserve">Study on data augmentation effectiveness</w:t>
      </w:r>
    </w:p>
    <w:p w:rsidR="00000000" w:rsidDel="00000000" w:rsidP="00000000" w:rsidRDefault="00000000" w:rsidRPr="00000000" w14:paraId="000004CF">
      <w:pPr>
        <w:numPr>
          <w:ilvl w:val="0"/>
          <w:numId w:val="108"/>
        </w:numPr>
        <w:spacing w:after="0" w:afterAutospacing="0" w:before="0" w:beforeAutospacing="0" w:lineRule="auto"/>
        <w:ind w:left="720" w:hanging="360"/>
      </w:pPr>
      <w:r w:rsidDel="00000000" w:rsidR="00000000" w:rsidRPr="00000000">
        <w:rPr>
          <w:b w:val="1"/>
          <w:bCs w:val="1"/>
          <w:rtl w:val="0"/>
        </w:rPr>
        <w:t xml:space="preserve">Yosinski, J., Clune, J., Bengio, Y., &amp; Lipson, H.</w:t>
      </w:r>
      <w:r w:rsidDel="00000000" w:rsidR="00000000" w:rsidRPr="00000000">
        <w:rPr>
          <w:rtl w:val="0"/>
        </w:rPr>
        <w:t xml:space="preserve"> (2014). How transferable are features in deep neural networks?. </w:t>
      </w:r>
      <w:r w:rsidDel="00000000" w:rsidR="00000000" w:rsidRPr="00000000">
        <w:rPr>
          <w:i w:val="1"/>
          <w:iCs w:val="1"/>
          <w:rtl w:val="0"/>
        </w:rPr>
        <w:t xml:space="preserve">Advances in Neural Information Processing Systems</w:t>
      </w:r>
      <w:r w:rsidDel="00000000" w:rsidR="00000000" w:rsidRPr="00000000">
        <w:rPr>
          <w:rtl w:val="0"/>
        </w:rPr>
        <w:t xml:space="preserve">, 27, 3320-3328.</w:t>
        <w:br w:type="textWrapping"/>
      </w:r>
    </w:p>
    <w:p w:rsidR="00000000" w:rsidDel="00000000" w:rsidP="00000000" w:rsidRDefault="00000000" w:rsidRPr="00000000" w14:paraId="000004D0">
      <w:pPr>
        <w:numPr>
          <w:ilvl w:val="1"/>
          <w:numId w:val="108"/>
        </w:numPr>
        <w:spacing w:after="0" w:afterAutospacing="0" w:before="0" w:beforeAutospacing="0" w:lineRule="auto"/>
        <w:ind w:left="1440" w:hanging="360"/>
      </w:pPr>
      <w:r w:rsidDel="00000000" w:rsidR="00000000" w:rsidRPr="00000000">
        <w:rPr>
          <w:rtl w:val="0"/>
        </w:rPr>
        <w:t xml:space="preserve">Analysis of feature transferability in CNNs</w:t>
      </w:r>
    </w:p>
    <w:p w:rsidR="00000000" w:rsidDel="00000000" w:rsidP="00000000" w:rsidRDefault="00000000" w:rsidRPr="00000000" w14:paraId="000004D1">
      <w:pPr>
        <w:numPr>
          <w:ilvl w:val="0"/>
          <w:numId w:val="108"/>
        </w:numPr>
        <w:spacing w:after="0" w:afterAutospacing="0" w:before="0" w:beforeAutospacing="0" w:lineRule="auto"/>
        <w:ind w:left="720" w:hanging="360"/>
      </w:pPr>
      <w:r w:rsidDel="00000000" w:rsidR="00000000" w:rsidRPr="00000000">
        <w:rPr>
          <w:b w:val="1"/>
          <w:bCs w:val="1"/>
          <w:rtl w:val="0"/>
        </w:rPr>
        <w:t xml:space="preserve">Tan, M., &amp; Le, Q.</w:t>
      </w:r>
      <w:r w:rsidDel="00000000" w:rsidR="00000000" w:rsidRPr="00000000">
        <w:rPr>
          <w:rtl w:val="0"/>
        </w:rPr>
        <w:t xml:space="preserve"> (2019). EfficientNet: Rethinking model scaling for convolutional neural networks. </w:t>
      </w:r>
      <w:r w:rsidDel="00000000" w:rsidR="00000000" w:rsidRPr="00000000">
        <w:rPr>
          <w:i w:val="1"/>
          <w:iCs w:val="1"/>
          <w:rtl w:val="0"/>
        </w:rPr>
        <w:t xml:space="preserve">International Conference on Machine Learning</w:t>
      </w:r>
      <w:r w:rsidDel="00000000" w:rsidR="00000000" w:rsidRPr="00000000">
        <w:rPr>
          <w:rtl w:val="0"/>
        </w:rPr>
        <w:t xml:space="preserve">, 6105-6114.</w:t>
        <w:br w:type="textWrapping"/>
      </w:r>
    </w:p>
    <w:p w:rsidR="00000000" w:rsidDel="00000000" w:rsidP="00000000" w:rsidRDefault="00000000" w:rsidRPr="00000000" w14:paraId="000004D2">
      <w:pPr>
        <w:numPr>
          <w:ilvl w:val="1"/>
          <w:numId w:val="108"/>
        </w:numPr>
        <w:spacing w:after="0" w:afterAutospacing="0" w:before="0" w:beforeAutospacing="0" w:lineRule="auto"/>
        <w:ind w:left="1440" w:hanging="360"/>
      </w:pPr>
      <w:r w:rsidDel="00000000" w:rsidR="00000000" w:rsidRPr="00000000">
        <w:rPr>
          <w:rtl w:val="0"/>
        </w:rPr>
        <w:t xml:space="preserve">EfficientNet architecture for future work</w:t>
      </w:r>
    </w:p>
    <w:p w:rsidR="00000000" w:rsidDel="00000000" w:rsidP="00000000" w:rsidRDefault="00000000" w:rsidRPr="00000000" w14:paraId="000004D3">
      <w:pPr>
        <w:numPr>
          <w:ilvl w:val="0"/>
          <w:numId w:val="108"/>
        </w:numPr>
        <w:spacing w:after="0" w:afterAutospacing="0" w:before="0" w:beforeAutospacing="0" w:lineRule="auto"/>
        <w:ind w:left="720" w:hanging="360"/>
      </w:pPr>
      <w:r w:rsidDel="00000000" w:rsidR="00000000" w:rsidRPr="00000000">
        <w:rPr>
          <w:b w:val="1"/>
          <w:bCs w:val="1"/>
          <w:rtl w:val="0"/>
        </w:rPr>
        <w:t xml:space="preserve">Selvaraju, R. R., Cogswell, M., Das, A., Vedantam, R., Parikh, D., &amp; Batra, D.</w:t>
      </w:r>
      <w:r w:rsidDel="00000000" w:rsidR="00000000" w:rsidRPr="00000000">
        <w:rPr>
          <w:rtl w:val="0"/>
        </w:rPr>
        <w:t xml:space="preserve"> (2017). Grad-CAM: Visual explanations from deep networks via gradient-based localization. </w:t>
      </w:r>
      <w:r w:rsidDel="00000000" w:rsidR="00000000" w:rsidRPr="00000000">
        <w:rPr>
          <w:i w:val="1"/>
          <w:iCs w:val="1"/>
          <w:rtl w:val="0"/>
        </w:rPr>
        <w:t xml:space="preserve">Proceedings of the IEEE International Conference on Computer Vision</w:t>
      </w:r>
      <w:r w:rsidDel="00000000" w:rsidR="00000000" w:rsidRPr="00000000">
        <w:rPr>
          <w:rtl w:val="0"/>
        </w:rPr>
        <w:t xml:space="preserve">, 618-626.</w:t>
        <w:br w:type="textWrapping"/>
      </w:r>
    </w:p>
    <w:p w:rsidR="00000000" w:rsidDel="00000000" w:rsidP="00000000" w:rsidRDefault="00000000" w:rsidRPr="00000000" w14:paraId="000004D4">
      <w:pPr>
        <w:numPr>
          <w:ilvl w:val="1"/>
          <w:numId w:val="108"/>
        </w:numPr>
        <w:spacing w:after="0" w:afterAutospacing="0" w:before="0" w:beforeAutospacing="0" w:lineRule="auto"/>
        <w:ind w:left="1440" w:hanging="360"/>
      </w:pPr>
      <w:r w:rsidDel="00000000" w:rsidR="00000000" w:rsidRPr="00000000">
        <w:rPr>
          <w:rtl w:val="0"/>
        </w:rPr>
        <w:t xml:space="preserve">Explainable AI technique for future implementation</w:t>
      </w:r>
    </w:p>
    <w:p w:rsidR="00000000" w:rsidDel="00000000" w:rsidP="00000000" w:rsidRDefault="00000000" w:rsidRPr="00000000" w14:paraId="000004D5">
      <w:pPr>
        <w:numPr>
          <w:ilvl w:val="0"/>
          <w:numId w:val="108"/>
        </w:numPr>
        <w:spacing w:after="0" w:afterAutospacing="0" w:before="0" w:beforeAutospacing="0" w:lineRule="auto"/>
        <w:ind w:left="720" w:hanging="360"/>
      </w:pPr>
      <w:r w:rsidDel="00000000" w:rsidR="00000000" w:rsidRPr="00000000">
        <w:rPr>
          <w:b w:val="1"/>
          <w:bCs w:val="1"/>
          <w:rtl w:val="0"/>
        </w:rPr>
        <w:t xml:space="preserve">Smith, L. N.</w:t>
      </w:r>
      <w:r w:rsidDel="00000000" w:rsidR="00000000" w:rsidRPr="00000000">
        <w:rPr>
          <w:rtl w:val="0"/>
        </w:rPr>
        <w:t xml:space="preserve"> (2017). Cyclical learning rates for training neural networks. </w:t>
      </w:r>
      <w:r w:rsidDel="00000000" w:rsidR="00000000" w:rsidRPr="00000000">
        <w:rPr>
          <w:i w:val="1"/>
          <w:iCs w:val="1"/>
          <w:rtl w:val="0"/>
        </w:rPr>
        <w:t xml:space="preserve">IEEE Winter Conference on Applications of Computer Vision</w:t>
      </w:r>
      <w:r w:rsidDel="00000000" w:rsidR="00000000" w:rsidRPr="00000000">
        <w:rPr>
          <w:rtl w:val="0"/>
        </w:rPr>
        <w:t xml:space="preserve">, 464-472.</w:t>
        <w:br w:type="textWrapping"/>
      </w:r>
    </w:p>
    <w:p w:rsidR="00000000" w:rsidDel="00000000" w:rsidP="00000000" w:rsidRDefault="00000000" w:rsidRPr="00000000" w14:paraId="000004D6">
      <w:pPr>
        <w:numPr>
          <w:ilvl w:val="1"/>
          <w:numId w:val="108"/>
        </w:numPr>
        <w:spacing w:after="240" w:before="0" w:beforeAutospacing="0" w:lineRule="auto"/>
        <w:ind w:left="1440" w:hanging="360"/>
      </w:pPr>
      <w:r w:rsidDel="00000000" w:rsidR="00000000" w:rsidRPr="00000000">
        <w:rPr>
          <w:rtl w:val="0"/>
        </w:rPr>
        <w:t xml:space="preserve">Advanced learning rate scheduling techniques</w:t>
      </w:r>
    </w:p>
    <w:p w:rsidR="00000000" w:rsidDel="00000000" w:rsidP="00000000" w:rsidRDefault="00000000" w:rsidRPr="00000000" w14:paraId="00000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Appendices</w:t>
      </w:r>
    </w:p>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Appendix A: Model Training Code</w:t>
      </w:r>
    </w:p>
    <w:p w:rsidR="00000000" w:rsidDel="00000000" w:rsidP="00000000" w:rsidRDefault="00000000" w:rsidRPr="00000000" w14:paraId="000004DA">
      <w:pPr>
        <w:numPr>
          <w:ilvl w:val="0"/>
          <w:numId w:val="16"/>
        </w:numPr>
        <w:spacing w:after="0" w:afterAutospacing="0" w:before="240" w:lineRule="auto"/>
        <w:ind w:left="720" w:hanging="360"/>
      </w:pPr>
      <w:r w:rsidDel="00000000" w:rsidR="00000000" w:rsidRPr="00000000">
        <w:rPr>
          <w:rtl w:val="0"/>
        </w:rPr>
        <w:t xml:space="preserve">Complete Python code for all three models available in accompanying Jupyter notebooks</w:t>
      </w:r>
    </w:p>
    <w:p w:rsidR="00000000" w:rsidDel="00000000" w:rsidP="00000000" w:rsidRDefault="00000000" w:rsidRPr="00000000" w14:paraId="000004DB">
      <w:pPr>
        <w:numPr>
          <w:ilvl w:val="0"/>
          <w:numId w:val="16"/>
        </w:numPr>
        <w:spacing w:after="240" w:before="0" w:beforeAutospacing="0" w:lineRule="auto"/>
        <w:ind w:left="720" w:hanging="360"/>
      </w:pPr>
      <w:r w:rsidDel="00000000" w:rsidR="00000000" w:rsidRPr="00000000">
        <w:rPr>
          <w:rtl w:val="0"/>
        </w:rPr>
        <w:t xml:space="preserve">Requirements: TensorFlow 2.x, Keras, NumPy, Pandas, Matplotlib, scikit-learn</w:t>
      </w:r>
    </w:p>
    <w:p w:rsidR="00000000" w:rsidDel="00000000" w:rsidP="00000000" w:rsidRDefault="00000000" w:rsidRPr="00000000" w14:paraId="000004DC">
      <w:pPr>
        <w:spacing w:after="240" w:before="240" w:lineRule="auto"/>
        <w:rPr>
          <w:b w:val="1"/>
          <w:bCs w:val="1"/>
        </w:rPr>
      </w:pPr>
      <w:r w:rsidDel="00000000" w:rsidR="00000000" w:rsidRPr="00000000">
        <w:rPr>
          <w:b w:val="1"/>
          <w:bCs w:val="1"/>
          <w:rtl w:val="0"/>
        </w:rPr>
        <w:t xml:space="preserve">Appendix B: Hyperparameter Tuning</w:t>
      </w:r>
    </w:p>
    <w:p w:rsidR="00000000" w:rsidDel="00000000" w:rsidP="00000000" w:rsidRDefault="00000000" w:rsidRPr="00000000" w14:paraId="000004DD">
      <w:pPr>
        <w:numPr>
          <w:ilvl w:val="0"/>
          <w:numId w:val="9"/>
        </w:numPr>
        <w:spacing w:after="0" w:afterAutospacing="0" w:before="240" w:lineRule="auto"/>
        <w:ind w:left="720" w:hanging="360"/>
      </w:pPr>
      <w:r w:rsidDel="00000000" w:rsidR="00000000" w:rsidRPr="00000000">
        <w:rPr>
          <w:rtl w:val="0"/>
        </w:rPr>
        <w:t xml:space="preserve">Grid search results for learning rate, batch size, and dropout values</w:t>
      </w:r>
    </w:p>
    <w:p w:rsidR="00000000" w:rsidDel="00000000" w:rsidP="00000000" w:rsidRDefault="00000000" w:rsidRPr="00000000" w14:paraId="000004DE">
      <w:pPr>
        <w:numPr>
          <w:ilvl w:val="0"/>
          <w:numId w:val="9"/>
        </w:numPr>
        <w:spacing w:after="240" w:before="0" w:beforeAutospacing="0" w:lineRule="auto"/>
        <w:ind w:left="720" w:hanging="360"/>
      </w:pPr>
      <w:r w:rsidDel="00000000" w:rsidR="00000000" w:rsidRPr="00000000">
        <w:rPr>
          <w:rtl w:val="0"/>
        </w:rPr>
        <w:t xml:space="preserve">Validation curves for different configurations</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Appendix C: Confusion Matrices</w:t>
      </w:r>
    </w:p>
    <w:p w:rsidR="00000000" w:rsidDel="00000000" w:rsidP="00000000" w:rsidRDefault="00000000" w:rsidRPr="00000000" w14:paraId="000004E0">
      <w:pPr>
        <w:numPr>
          <w:ilvl w:val="0"/>
          <w:numId w:val="70"/>
        </w:numPr>
        <w:spacing w:after="0" w:afterAutospacing="0" w:before="240" w:lineRule="auto"/>
        <w:ind w:left="720" w:hanging="360"/>
      </w:pPr>
      <w:r w:rsidDel="00000000" w:rsidR="00000000" w:rsidRPr="00000000">
        <w:rPr>
          <w:rtl w:val="0"/>
        </w:rPr>
        <w:t xml:space="preserve">Detailed confusion matrices for all three models on test set</w:t>
      </w:r>
    </w:p>
    <w:p w:rsidR="00000000" w:rsidDel="00000000" w:rsidP="00000000" w:rsidRDefault="00000000" w:rsidRPr="00000000" w14:paraId="000004E1">
      <w:pPr>
        <w:numPr>
          <w:ilvl w:val="0"/>
          <w:numId w:val="70"/>
        </w:numPr>
        <w:spacing w:after="240" w:before="0" w:beforeAutospacing="0" w:lineRule="auto"/>
        <w:ind w:left="720" w:hanging="360"/>
      </w:pPr>
      <w:r w:rsidDel="00000000" w:rsidR="00000000" w:rsidRPr="00000000">
        <w:rPr>
          <w:rtl w:val="0"/>
        </w:rPr>
        <w:t xml:space="preserve">Visualization of misclassification patterns</w:t>
      </w:r>
    </w:p>
    <w:p w:rsidR="00000000" w:rsidDel="00000000" w:rsidP="00000000" w:rsidRDefault="00000000" w:rsidRPr="00000000" w14:paraId="000004E2">
      <w:pPr>
        <w:spacing w:after="240" w:before="240" w:lineRule="auto"/>
        <w:rPr>
          <w:b w:val="1"/>
          <w:bCs w:val="1"/>
        </w:rPr>
      </w:pPr>
      <w:r w:rsidDel="00000000" w:rsidR="00000000" w:rsidRPr="00000000">
        <w:rPr>
          <w:b w:val="1"/>
          <w:bCs w:val="1"/>
          <w:rtl w:val="0"/>
        </w:rPr>
        <w:t xml:space="preserve">Appendix D: Sample Predictions</w:t>
      </w:r>
    </w:p>
    <w:p w:rsidR="00000000" w:rsidDel="00000000" w:rsidP="00000000" w:rsidRDefault="00000000" w:rsidRPr="00000000" w14:paraId="000004E3">
      <w:pPr>
        <w:numPr>
          <w:ilvl w:val="0"/>
          <w:numId w:val="95"/>
        </w:numPr>
        <w:spacing w:after="0" w:afterAutospacing="0" w:before="240" w:lineRule="auto"/>
        <w:ind w:left="720" w:hanging="360"/>
      </w:pPr>
      <w:r w:rsidDel="00000000" w:rsidR="00000000" w:rsidRPr="00000000">
        <w:rPr>
          <w:rtl w:val="0"/>
        </w:rPr>
        <w:t xml:space="preserve">Visual examples of correct and incorrect classifications</w:t>
      </w:r>
    </w:p>
    <w:p w:rsidR="00000000" w:rsidDel="00000000" w:rsidP="00000000" w:rsidRDefault="00000000" w:rsidRPr="00000000" w14:paraId="000004E4">
      <w:pPr>
        <w:numPr>
          <w:ilvl w:val="0"/>
          <w:numId w:val="95"/>
        </w:numPr>
        <w:spacing w:after="240" w:before="0" w:beforeAutospacing="0" w:lineRule="auto"/>
        <w:ind w:left="720" w:hanging="360"/>
      </w:pPr>
      <w:r w:rsidDel="00000000" w:rsidR="00000000" w:rsidRPr="00000000">
        <w:rPr>
          <w:rtl w:val="0"/>
        </w:rPr>
        <w:t xml:space="preserve">Analysis of edge cases and challenging samples</w:t>
      </w:r>
    </w:p>
    <w:p w:rsidR="00000000" w:rsidDel="00000000" w:rsidP="00000000" w:rsidRDefault="00000000" w:rsidRPr="00000000" w14:paraId="000004E5">
      <w:pPr>
        <w:spacing w:after="240" w:before="240" w:lineRule="auto"/>
        <w:rPr>
          <w:b w:val="1"/>
          <w:bCs w:val="1"/>
        </w:rPr>
      </w:pPr>
      <w:r w:rsidDel="00000000" w:rsidR="00000000" w:rsidRPr="00000000">
        <w:rPr>
          <w:b w:val="1"/>
          <w:bCs w:val="1"/>
          <w:rtl w:val="0"/>
        </w:rPr>
        <w:t xml:space="preserve">Appendix E: Training Curves</w:t>
      </w:r>
    </w:p>
    <w:p w:rsidR="00000000" w:rsidDel="00000000" w:rsidP="00000000" w:rsidRDefault="00000000" w:rsidRPr="00000000" w14:paraId="000004E6">
      <w:pPr>
        <w:numPr>
          <w:ilvl w:val="0"/>
          <w:numId w:val="75"/>
        </w:numPr>
        <w:spacing w:after="0" w:afterAutospacing="0" w:before="240" w:lineRule="auto"/>
        <w:ind w:left="720" w:hanging="360"/>
      </w:pPr>
      <w:r w:rsidDel="00000000" w:rsidR="00000000" w:rsidRPr="00000000">
        <w:rPr>
          <w:rtl w:val="0"/>
        </w:rPr>
        <w:t xml:space="preserve">Loss and accuracy plots for all models across epochs</w:t>
      </w:r>
    </w:p>
    <w:p w:rsidR="00000000" w:rsidDel="00000000" w:rsidP="00000000" w:rsidRDefault="00000000" w:rsidRPr="00000000" w14:paraId="000004E7">
      <w:pPr>
        <w:numPr>
          <w:ilvl w:val="0"/>
          <w:numId w:val="75"/>
        </w:numPr>
        <w:spacing w:after="240" w:before="0" w:beforeAutospacing="0" w:lineRule="auto"/>
        <w:ind w:left="720" w:hanging="360"/>
      </w:pPr>
      <w:r w:rsidDel="00000000" w:rsidR="00000000" w:rsidRPr="00000000">
        <w:rPr>
          <w:rtl w:val="0"/>
        </w:rPr>
        <w:t xml:space="preserve">Comparison of convergence rates</w:t>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spacing w:after="240" w:before="240" w:lineRule="auto"/>
        <w:rPr>
          <w:b w:val="1"/>
          <w:bCs w:val="1"/>
        </w:rPr>
      </w:pPr>
      <w:r w:rsidDel="00000000" w:rsidR="00000000" w:rsidRPr="00000000">
        <w:rPr>
          <w:b w:val="1"/>
          <w:bCs w:val="1"/>
          <w:rtl w:val="0"/>
        </w:rPr>
        <w:t xml:space="preserve">Acknowledgments</w:t>
      </w:r>
    </w:p>
    <w:p w:rsidR="00000000" w:rsidDel="00000000" w:rsidP="00000000" w:rsidRDefault="00000000" w:rsidRPr="00000000" w14:paraId="000004EA">
      <w:pPr>
        <w:spacing w:after="240" w:before="240" w:lineRule="auto"/>
        <w:rPr/>
      </w:pPr>
      <w:r w:rsidDel="00000000" w:rsidR="00000000" w:rsidRPr="00000000">
        <w:rPr>
          <w:rtl w:val="0"/>
        </w:rPr>
        <w:t xml:space="preserve">We thank:</w:t>
      </w:r>
    </w:p>
    <w:p w:rsidR="00000000" w:rsidDel="00000000" w:rsidP="00000000" w:rsidRDefault="00000000" w:rsidRPr="00000000" w14:paraId="000004EB">
      <w:pPr>
        <w:numPr>
          <w:ilvl w:val="0"/>
          <w:numId w:val="120"/>
        </w:numPr>
        <w:spacing w:after="0" w:afterAutospacing="0" w:before="240" w:lineRule="auto"/>
        <w:ind w:left="720" w:hanging="360"/>
      </w:pPr>
      <w:r w:rsidDel="00000000" w:rsidR="00000000" w:rsidRPr="00000000">
        <w:rPr>
          <w:rtl w:val="0"/>
        </w:rPr>
        <w:t xml:space="preserve">Kaggle and Mostafa Abla for providing the Garbage Classification dataset</w:t>
      </w:r>
    </w:p>
    <w:p w:rsidR="00000000" w:rsidDel="00000000" w:rsidP="00000000" w:rsidRDefault="00000000" w:rsidRPr="00000000" w14:paraId="000004EC">
      <w:pPr>
        <w:numPr>
          <w:ilvl w:val="0"/>
          <w:numId w:val="120"/>
        </w:numPr>
        <w:spacing w:after="0" w:afterAutospacing="0" w:before="0" w:beforeAutospacing="0" w:lineRule="auto"/>
        <w:ind w:left="720" w:hanging="360"/>
      </w:pPr>
      <w:r w:rsidDel="00000000" w:rsidR="00000000" w:rsidRPr="00000000">
        <w:rPr>
          <w:rtl w:val="0"/>
        </w:rPr>
        <w:t xml:space="preserve">The TensorFlow and Keras development teams for excellent deep learning frameworks</w:t>
      </w:r>
    </w:p>
    <w:p w:rsidR="00000000" w:rsidDel="00000000" w:rsidP="00000000" w:rsidRDefault="00000000" w:rsidRPr="00000000" w14:paraId="000004ED">
      <w:pPr>
        <w:numPr>
          <w:ilvl w:val="0"/>
          <w:numId w:val="120"/>
        </w:numPr>
        <w:spacing w:after="0" w:afterAutospacing="0" w:before="0" w:beforeAutospacing="0" w:lineRule="auto"/>
        <w:ind w:left="720" w:hanging="360"/>
      </w:pPr>
      <w:r w:rsidDel="00000000" w:rsidR="00000000" w:rsidRPr="00000000">
        <w:rPr>
          <w:rtl w:val="0"/>
        </w:rPr>
        <w:t xml:space="preserve">The open-source community for pre-trained model weights</w:t>
      </w:r>
    </w:p>
    <w:p w:rsidR="00000000" w:rsidDel="00000000" w:rsidP="00000000" w:rsidRDefault="00000000" w:rsidRPr="00000000" w14:paraId="000004EE">
      <w:pPr>
        <w:numPr>
          <w:ilvl w:val="0"/>
          <w:numId w:val="120"/>
        </w:numPr>
        <w:spacing w:after="240" w:before="0" w:beforeAutospacing="0" w:lineRule="auto"/>
        <w:ind w:left="720" w:hanging="360"/>
      </w:pPr>
      <w:r w:rsidDel="00000000" w:rsidR="00000000" w:rsidRPr="00000000">
        <w:rPr>
          <w:rtl w:val="0"/>
        </w:rPr>
        <w:t xml:space="preserve">Our instructors and peers for valuable feedback and support</w:t>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rPr>
          <w:b w:val="1"/>
          <w:bCs w:val="1"/>
          <w:rtl w:val="0"/>
        </w:rPr>
        <w:t xml:space="preserve">Report Prepared By:</w:t>
      </w:r>
      <w:r w:rsidDel="00000000" w:rsidR="00000000" w:rsidRPr="00000000">
        <w:rPr>
          <w:rtl w:val="0"/>
        </w:rPr>
        <w:t xml:space="preserve"> [Your Team Name]</w:t>
        <w:br w:type="textWrapping"/>
        <w:t xml:space="preserve"> </w:t>
      </w:r>
      <w:r w:rsidDel="00000000" w:rsidR="00000000" w:rsidRPr="00000000">
        <w:rPr>
          <w:b w:val="1"/>
          <w:bCs w:val="1"/>
          <w:rtl w:val="0"/>
        </w:rPr>
        <w:t xml:space="preserve">Team Members:</w:t>
      </w:r>
      <w:r w:rsidDel="00000000" w:rsidR="00000000" w:rsidRPr="00000000">
        <w:rPr>
          <w:rtl w:val="0"/>
        </w:rPr>
        <w:t xml:space="preserve"> [List team member names]</w:t>
        <w:br w:type="textWrapping"/>
        <w:t xml:space="preserve"> </w:t>
      </w:r>
      <w:r w:rsidDel="00000000" w:rsidR="00000000" w:rsidRPr="00000000">
        <w:rPr>
          <w:b w:val="1"/>
          <w:bCs w:val="1"/>
          <w:rtl w:val="0"/>
        </w:rPr>
        <w:t xml:space="preserve">Student IDs:</w:t>
      </w:r>
      <w:r w:rsidDel="00000000" w:rsidR="00000000" w:rsidRPr="00000000">
        <w:rPr>
          <w:rtl w:val="0"/>
        </w:rPr>
        <w:t xml:space="preserve"> [List student IDs]</w:t>
        <w:br w:type="textWrapping"/>
        <w:t xml:space="preserve"> </w:t>
      </w:r>
      <w:r w:rsidDel="00000000" w:rsidR="00000000" w:rsidRPr="00000000">
        <w:rPr>
          <w:b w:val="1"/>
          <w:bCs w:val="1"/>
          <w:rtl w:val="0"/>
        </w:rPr>
        <w:t xml:space="preserve">Course:</w:t>
      </w:r>
      <w:r w:rsidDel="00000000" w:rsidR="00000000" w:rsidRPr="00000000">
        <w:rPr>
          <w:rtl w:val="0"/>
        </w:rPr>
        <w:t xml:space="preserve"> Deep Learning / Computer Vision / Machine Learning</w:t>
        <w:br w:type="textWrapping"/>
        <w:t xml:space="preserve"> </w:t>
      </w:r>
      <w:r w:rsidDel="00000000" w:rsidR="00000000" w:rsidRPr="00000000">
        <w:rPr>
          <w:b w:val="1"/>
          <w:bCs w:val="1"/>
          <w:rtl w:val="0"/>
        </w:rPr>
        <w:t xml:space="preserve">Instructor:</w:t>
      </w:r>
      <w:r w:rsidDel="00000000" w:rsidR="00000000" w:rsidRPr="00000000">
        <w:rPr>
          <w:rtl w:val="0"/>
        </w:rPr>
        <w:t xml:space="preserve"> [Instructor Name]</w:t>
        <w:br w:type="textWrapping"/>
        <w:t xml:space="preserve"> </w:t>
      </w:r>
      <w:r w:rsidDel="00000000" w:rsidR="00000000" w:rsidRPr="00000000">
        <w:rPr>
          <w:b w:val="1"/>
          <w:bCs w:val="1"/>
          <w:rtl w:val="0"/>
        </w:rPr>
        <w:t xml:space="preserve">Institution:</w:t>
      </w:r>
      <w:r w:rsidDel="00000000" w:rsidR="00000000" w:rsidRPr="00000000">
        <w:rPr>
          <w:rtl w:val="0"/>
        </w:rPr>
        <w:t xml:space="preserve"> [Your University/Institution Name]</w:t>
        <w:br w:type="textWrapping"/>
        <w:t xml:space="preserve"> </w:t>
      </w:r>
      <w:r w:rsidDel="00000000" w:rsidR="00000000" w:rsidRPr="00000000">
        <w:rPr>
          <w:b w:val="1"/>
          <w:bCs w:val="1"/>
          <w:rtl w:val="0"/>
        </w:rPr>
        <w:t xml:space="preserve">Date:</w:t>
      </w:r>
      <w:r w:rsidDel="00000000" w:rsidR="00000000" w:rsidRPr="00000000">
        <w:rPr>
          <w:rtl w:val="0"/>
        </w:rPr>
        <w:t xml:space="preserve"> October 7, 2025</w:t>
        <w:br w:type="textWrapping"/>
        <w:t xml:space="preserve"> </w:t>
      </w:r>
      <w:r w:rsidDel="00000000" w:rsidR="00000000" w:rsidRPr="00000000">
        <w:rPr>
          <w:b w:val="1"/>
          <w:bCs w:val="1"/>
          <w:rtl w:val="0"/>
        </w:rPr>
        <w:t xml:space="preserve">Project Duration:</w:t>
      </w:r>
      <w:r w:rsidDel="00000000" w:rsidR="00000000" w:rsidRPr="00000000">
        <w:rPr>
          <w:rtl w:val="0"/>
        </w:rPr>
        <w:t xml:space="preserve"> [Start Date] - [End Date]</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spacing w:after="240" w:before="240" w:lineRule="auto"/>
        <w:rPr>
          <w:b w:val="1"/>
          <w:bCs w:val="1"/>
        </w:rPr>
      </w:pPr>
      <w:r w:rsidDel="00000000" w:rsidR="00000000" w:rsidRPr="00000000">
        <w:rPr>
          <w:b w:val="1"/>
          <w:bCs w:val="1"/>
          <w:rtl w:val="0"/>
        </w:rPr>
        <w:t xml:space="preserve">End of Report</w:t>
      </w:r>
    </w:p>
    <w:p w:rsidR="00000000" w:rsidDel="00000000" w:rsidP="00000000" w:rsidRDefault="00000000" w:rsidRPr="00000000" w14:paraId="000004F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e769lylqpkb"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Slide</w:t>
      </w:r>
      <w:r w:rsidDel="00000000" w:rsidR="00000000" w:rsidRPr="00000000">
        <w:rPr>
          <w:rtl w:val="0"/>
        </w:rPr>
      </w:r>
    </w:p>
    <w:p w:rsidR="00000000" w:rsidDel="00000000" w:rsidP="00000000" w:rsidRDefault="00000000" w:rsidRPr="00000000" w14:paraId="000004F5">
      <w:pPr>
        <w:spacing w:after="240" w:before="240" w:lineRule="auto"/>
        <w:rPr/>
      </w:pPr>
      <w:r w:rsidDel="00000000" w:rsidR="00000000" w:rsidRPr="00000000">
        <w:rPr>
          <w:rtl w:val="0"/>
        </w:rPr>
        <w:t xml:space="preserve">I can't create actual Canva slides directly, but I'll create a comprehensive slide deck outline with all the content you need. You can then easily copy this into Canva!</w:t>
      </w:r>
    </w:p>
    <w:p w:rsidR="00000000" w:rsidDel="00000000" w:rsidP="00000000" w:rsidRDefault="00000000" w:rsidRPr="00000000" w14:paraId="000004F6">
      <w:pPr>
        <w:spacing w:after="240" w:before="240" w:lineRule="auto"/>
        <w:rPr/>
      </w:pPr>
      <w:r w:rsidDel="00000000" w:rsidR="00000000" w:rsidRPr="00000000">
        <w:rPr>
          <w:rtl w:val="0"/>
        </w:rPr>
        <w:t xml:space="preserve">Here's your presentation structure with content for each slide:</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eyx9tyswgmla" w:id="20"/>
      <w:bookmarkEnd w:id="20"/>
      <w:r w:rsidDel="00000000" w:rsidR="00000000" w:rsidRPr="00000000">
        <w:rPr>
          <w:b w:val="1"/>
          <w:bCs w:val="1"/>
          <w:sz w:val="34"/>
          <w:szCs w:val="34"/>
          <w:rtl w:val="0"/>
        </w:rPr>
        <w:t xml:space="preserve">Garbage Classification Using Deep Learning</w:t>
      </w:r>
    </w:p>
    <w:p w:rsidR="00000000" w:rsidDel="00000000" w:rsidP="00000000" w:rsidRDefault="00000000" w:rsidRPr="00000000" w14:paraId="000004F9">
      <w:pPr>
        <w:pStyle w:val="Heading3"/>
        <w:keepNext w:val="0"/>
        <w:keepLines w:val="0"/>
        <w:spacing w:before="280" w:lineRule="auto"/>
        <w:rPr>
          <w:b w:val="1"/>
          <w:bCs w:val="1"/>
          <w:color w:val="000000"/>
          <w:sz w:val="26"/>
          <w:szCs w:val="26"/>
        </w:rPr>
      </w:pPr>
      <w:bookmarkStart w:colFirst="0" w:colLast="0" w:name="_van7btnuj03q" w:id="21"/>
      <w:bookmarkEnd w:id="21"/>
      <w:r w:rsidDel="00000000" w:rsidR="00000000" w:rsidRPr="00000000">
        <w:rPr>
          <w:b w:val="1"/>
          <w:bCs w:val="1"/>
          <w:color w:val="000000"/>
          <w:sz w:val="26"/>
          <w:szCs w:val="26"/>
          <w:rtl w:val="0"/>
        </w:rPr>
        <w:t xml:space="preserve">Slide-by-Slide Content</w:t>
      </w:r>
    </w:p>
    <w:p w:rsidR="00000000" w:rsidDel="00000000" w:rsidP="00000000" w:rsidRDefault="00000000" w:rsidRPr="00000000" w14:paraId="00000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3"/>
        <w:keepNext w:val="0"/>
        <w:keepLines w:val="0"/>
        <w:spacing w:before="280" w:lineRule="auto"/>
        <w:rPr>
          <w:b w:val="1"/>
          <w:bCs w:val="1"/>
          <w:color w:val="000000"/>
          <w:sz w:val="26"/>
          <w:szCs w:val="26"/>
        </w:rPr>
      </w:pPr>
      <w:bookmarkStart w:colFirst="0" w:colLast="0" w:name="_u97r4jarj1es" w:id="22"/>
      <w:bookmarkEnd w:id="22"/>
      <w:r w:rsidDel="00000000" w:rsidR="00000000" w:rsidRPr="00000000">
        <w:rPr>
          <w:b w:val="1"/>
          <w:bCs w:val="1"/>
          <w:color w:val="000000"/>
          <w:sz w:val="26"/>
          <w:szCs w:val="26"/>
          <w:rtl w:val="0"/>
        </w:rPr>
        <w:t xml:space="preserve">Slide 1: Title Slide</w:t>
      </w:r>
    </w:p>
    <w:p w:rsidR="00000000" w:rsidDel="00000000" w:rsidP="00000000" w:rsidRDefault="00000000" w:rsidRPr="00000000" w14:paraId="000004FC">
      <w:pPr>
        <w:spacing w:after="240" w:before="240" w:lineRule="auto"/>
        <w:rPr/>
      </w:pPr>
      <w:r w:rsidDel="00000000" w:rsidR="00000000" w:rsidRPr="00000000">
        <w:rPr>
          <w:b w:val="1"/>
          <w:bCs w:val="1"/>
          <w:rtl w:val="0"/>
        </w:rPr>
        <w:t xml:space="preserve">Title:</w:t>
      </w:r>
      <w:r w:rsidDel="00000000" w:rsidR="00000000" w:rsidRPr="00000000">
        <w:rPr>
          <w:rtl w:val="0"/>
        </w:rPr>
        <w:t xml:space="preserve"> Automated Garbage Classification Using Convolutional Neural Networks</w:t>
      </w:r>
    </w:p>
    <w:p w:rsidR="00000000" w:rsidDel="00000000" w:rsidP="00000000" w:rsidRDefault="00000000" w:rsidRPr="00000000" w14:paraId="000004FD">
      <w:pPr>
        <w:spacing w:after="240" w:before="240" w:lineRule="auto"/>
        <w:rPr/>
      </w:pPr>
      <w:r w:rsidDel="00000000" w:rsidR="00000000" w:rsidRPr="00000000">
        <w:rPr>
          <w:b w:val="1"/>
          <w:bCs w:val="1"/>
          <w:rtl w:val="0"/>
        </w:rPr>
        <w:t xml:space="preserve">Subtitle:</w:t>
      </w:r>
      <w:r w:rsidDel="00000000" w:rsidR="00000000" w:rsidRPr="00000000">
        <w:rPr>
          <w:rtl w:val="0"/>
        </w:rPr>
        <w:t xml:space="preserve"> Comparing Custom CNN, Xception, and MobileNetV2 Architectures</w:t>
      </w:r>
    </w:p>
    <w:p w:rsidR="00000000" w:rsidDel="00000000" w:rsidP="00000000" w:rsidRDefault="00000000" w:rsidRPr="00000000" w14:paraId="000004FE">
      <w:pPr>
        <w:spacing w:after="240" w:before="240" w:lineRule="auto"/>
        <w:rPr>
          <w:b w:val="1"/>
          <w:bCs w:val="1"/>
        </w:rPr>
      </w:pPr>
      <w:r w:rsidDel="00000000" w:rsidR="00000000" w:rsidRPr="00000000">
        <w:rPr>
          <w:b w:val="1"/>
          <w:bCs w:val="1"/>
          <w:rtl w:val="0"/>
        </w:rPr>
        <w:t xml:space="preserve">Your Details:</w:t>
      </w:r>
    </w:p>
    <w:p w:rsidR="00000000" w:rsidDel="00000000" w:rsidP="00000000" w:rsidRDefault="00000000" w:rsidRPr="00000000" w14:paraId="000004FF">
      <w:pPr>
        <w:numPr>
          <w:ilvl w:val="0"/>
          <w:numId w:val="52"/>
        </w:numPr>
        <w:spacing w:after="0" w:afterAutospacing="0" w:before="240" w:lineRule="auto"/>
        <w:ind w:left="720" w:hanging="360"/>
      </w:pPr>
      <w:r w:rsidDel="00000000" w:rsidR="00000000" w:rsidRPr="00000000">
        <w:rPr>
          <w:rtl w:val="0"/>
        </w:rPr>
        <w:t xml:space="preserve">Team Members: [Names]</w:t>
      </w:r>
    </w:p>
    <w:p w:rsidR="00000000" w:rsidDel="00000000" w:rsidP="00000000" w:rsidRDefault="00000000" w:rsidRPr="00000000" w14:paraId="00000500">
      <w:pPr>
        <w:numPr>
          <w:ilvl w:val="0"/>
          <w:numId w:val="52"/>
        </w:numPr>
        <w:spacing w:after="0" w:afterAutospacing="0" w:before="0" w:beforeAutospacing="0" w:lineRule="auto"/>
        <w:ind w:left="720" w:hanging="360"/>
      </w:pPr>
      <w:r w:rsidDel="00000000" w:rsidR="00000000" w:rsidRPr="00000000">
        <w:rPr>
          <w:rtl w:val="0"/>
        </w:rPr>
        <w:t xml:space="preserve">Student IDs: [IDs]</w:t>
      </w:r>
    </w:p>
    <w:p w:rsidR="00000000" w:rsidDel="00000000" w:rsidP="00000000" w:rsidRDefault="00000000" w:rsidRPr="00000000" w14:paraId="00000501">
      <w:pPr>
        <w:numPr>
          <w:ilvl w:val="0"/>
          <w:numId w:val="52"/>
        </w:numPr>
        <w:spacing w:after="0" w:afterAutospacing="0" w:before="0" w:beforeAutospacing="0" w:lineRule="auto"/>
        <w:ind w:left="720" w:hanging="360"/>
      </w:pPr>
      <w:r w:rsidDel="00000000" w:rsidR="00000000" w:rsidRPr="00000000">
        <w:rPr>
          <w:rtl w:val="0"/>
        </w:rPr>
        <w:t xml:space="preserve">Instructor: [Name]</w:t>
      </w:r>
    </w:p>
    <w:p w:rsidR="00000000" w:rsidDel="00000000" w:rsidP="00000000" w:rsidRDefault="00000000" w:rsidRPr="00000000" w14:paraId="00000502">
      <w:pPr>
        <w:numPr>
          <w:ilvl w:val="0"/>
          <w:numId w:val="52"/>
        </w:numPr>
        <w:spacing w:after="0" w:afterAutospacing="0" w:before="0" w:beforeAutospacing="0" w:lineRule="auto"/>
        <w:ind w:left="720" w:hanging="360"/>
      </w:pPr>
      <w:r w:rsidDel="00000000" w:rsidR="00000000" w:rsidRPr="00000000">
        <w:rPr>
          <w:rtl w:val="0"/>
        </w:rPr>
        <w:t xml:space="preserve">Course: Deep Learning / Computer Vision</w:t>
      </w:r>
    </w:p>
    <w:p w:rsidR="00000000" w:rsidDel="00000000" w:rsidP="00000000" w:rsidRDefault="00000000" w:rsidRPr="00000000" w14:paraId="00000503">
      <w:pPr>
        <w:numPr>
          <w:ilvl w:val="0"/>
          <w:numId w:val="52"/>
        </w:numPr>
        <w:spacing w:after="240" w:before="0" w:beforeAutospacing="0" w:lineRule="auto"/>
        <w:ind w:left="720" w:hanging="360"/>
      </w:pPr>
      <w:r w:rsidDel="00000000" w:rsidR="00000000" w:rsidRPr="00000000">
        <w:rPr>
          <w:rtl w:val="0"/>
        </w:rPr>
        <w:t xml:space="preserve">Date: October 2025</w:t>
      </w:r>
    </w:p>
    <w:p w:rsidR="00000000" w:rsidDel="00000000" w:rsidP="00000000" w:rsidRDefault="00000000" w:rsidRPr="00000000" w14:paraId="00000504">
      <w:pPr>
        <w:spacing w:after="240" w:before="240" w:lineRule="auto"/>
        <w:rPr/>
      </w:pPr>
      <w:r w:rsidDel="00000000" w:rsidR="00000000" w:rsidRPr="00000000">
        <w:rPr>
          <w:b w:val="1"/>
          <w:bCs w:val="1"/>
          <w:rtl w:val="0"/>
        </w:rPr>
        <w:t xml:space="preserve">Visual:</w:t>
      </w:r>
      <w:r w:rsidDel="00000000" w:rsidR="00000000" w:rsidRPr="00000000">
        <w:rPr>
          <w:rtl w:val="0"/>
        </w:rPr>
        <w:t xml:space="preserve"> Background image of recycling or waste sorting</w:t>
      </w:r>
    </w:p>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9kctq945y4fa" w:id="23"/>
      <w:bookmarkEnd w:id="23"/>
      <w:r w:rsidDel="00000000" w:rsidR="00000000" w:rsidRPr="00000000">
        <w:rPr>
          <w:b w:val="1"/>
          <w:bCs w:val="1"/>
          <w:color w:val="000000"/>
          <w:sz w:val="26"/>
          <w:szCs w:val="26"/>
          <w:rtl w:val="0"/>
        </w:rPr>
        <w:t xml:space="preserve">Slide 2: Problem Statement</w:t>
      </w:r>
    </w:p>
    <w:p w:rsidR="00000000" w:rsidDel="00000000" w:rsidP="00000000" w:rsidRDefault="00000000" w:rsidRPr="00000000" w14:paraId="00000507">
      <w:pPr>
        <w:spacing w:after="240" w:before="240" w:lineRule="auto"/>
        <w:rPr/>
      </w:pPr>
      <w:r w:rsidDel="00000000" w:rsidR="00000000" w:rsidRPr="00000000">
        <w:rPr>
          <w:b w:val="1"/>
          <w:bCs w:val="1"/>
          <w:rtl w:val="0"/>
        </w:rPr>
        <w:t xml:space="preserve">Title:</w:t>
      </w:r>
      <w:r w:rsidDel="00000000" w:rsidR="00000000" w:rsidRPr="00000000">
        <w:rPr>
          <w:rtl w:val="0"/>
        </w:rPr>
        <w:t xml:space="preserve"> The Challenge</w:t>
      </w:r>
    </w:p>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0509">
      <w:pPr>
        <w:numPr>
          <w:ilvl w:val="0"/>
          <w:numId w:val="72"/>
        </w:numPr>
        <w:spacing w:after="0" w:afterAutospacing="0" w:before="240" w:lineRule="auto"/>
        <w:ind w:left="720" w:hanging="360"/>
      </w:pPr>
      <w:r w:rsidDel="00000000" w:rsidR="00000000" w:rsidRPr="00000000">
        <w:rPr>
          <w:b w:val="1"/>
          <w:bCs w:val="1"/>
          <w:rtl w:val="0"/>
        </w:rPr>
        <w:t xml:space="preserve">Global Waste Crisis:</w:t>
      </w:r>
      <w:r w:rsidDel="00000000" w:rsidR="00000000" w:rsidRPr="00000000">
        <w:rPr>
          <w:rtl w:val="0"/>
        </w:rPr>
        <w:t xml:space="preserve"> 2+ billion tons of waste generated annually</w:t>
      </w:r>
    </w:p>
    <w:p w:rsidR="00000000" w:rsidDel="00000000" w:rsidP="00000000" w:rsidRDefault="00000000" w:rsidRPr="00000000" w14:paraId="0000050A">
      <w:pPr>
        <w:numPr>
          <w:ilvl w:val="0"/>
          <w:numId w:val="72"/>
        </w:numPr>
        <w:spacing w:after="0" w:afterAutospacing="0" w:before="0" w:beforeAutospacing="0" w:lineRule="auto"/>
        <w:ind w:left="720" w:hanging="360"/>
      </w:pPr>
      <w:r w:rsidDel="00000000" w:rsidR="00000000" w:rsidRPr="00000000">
        <w:rPr>
          <w:b w:val="1"/>
          <w:bCs w:val="1"/>
          <w:rtl w:val="0"/>
        </w:rPr>
        <w:t xml:space="preserve">Recycling Inefficiency:</w:t>
      </w:r>
      <w:r w:rsidDel="00000000" w:rsidR="00000000" w:rsidRPr="00000000">
        <w:rPr>
          <w:rtl w:val="0"/>
        </w:rPr>
        <w:t xml:space="preserve"> Manual sorting is slow, expensive, and error-prone</w:t>
      </w:r>
    </w:p>
    <w:p w:rsidR="00000000" w:rsidDel="00000000" w:rsidP="00000000" w:rsidRDefault="00000000" w:rsidRPr="00000000" w14:paraId="0000050B">
      <w:pPr>
        <w:numPr>
          <w:ilvl w:val="0"/>
          <w:numId w:val="72"/>
        </w:numPr>
        <w:spacing w:after="240" w:before="0" w:beforeAutospacing="0" w:lineRule="auto"/>
        <w:ind w:left="720" w:hanging="360"/>
      </w:pPr>
      <w:r w:rsidDel="00000000" w:rsidR="00000000" w:rsidRPr="00000000">
        <w:rPr>
          <w:b w:val="1"/>
          <w:bCs w:val="1"/>
          <w:rtl w:val="0"/>
        </w:rPr>
        <w:t xml:space="preserve">Contamination Issues:</w:t>
      </w:r>
      <w:r w:rsidDel="00000000" w:rsidR="00000000" w:rsidRPr="00000000">
        <w:rPr>
          <w:rtl w:val="0"/>
        </w:rPr>
        <w:t xml:space="preserve"> Improper sorting reduces recycling effectiveness</w:t>
      </w:r>
    </w:p>
    <w:p w:rsidR="00000000" w:rsidDel="00000000" w:rsidP="00000000" w:rsidRDefault="00000000" w:rsidRPr="00000000" w14:paraId="0000050C">
      <w:pPr>
        <w:spacing w:after="240" w:before="240" w:lineRule="auto"/>
        <w:rPr/>
      </w:pPr>
      <w:r w:rsidDel="00000000" w:rsidR="00000000" w:rsidRPr="00000000">
        <w:rPr>
          <w:b w:val="1"/>
          <w:bCs w:val="1"/>
          <w:rtl w:val="0"/>
        </w:rPr>
        <w:t xml:space="preserve">Our Solution:</w:t>
      </w:r>
      <w:r w:rsidDel="00000000" w:rsidR="00000000" w:rsidRPr="00000000">
        <w:rPr>
          <w:rtl w:val="0"/>
        </w:rPr>
        <w:t xml:space="preserve"> Automated garbage classification using deep learning to improve waste management efficiency</w:t>
      </w:r>
    </w:p>
    <w:p w:rsidR="00000000" w:rsidDel="00000000" w:rsidP="00000000" w:rsidRDefault="00000000" w:rsidRPr="00000000" w14:paraId="0000050D">
      <w:pPr>
        <w:spacing w:after="240" w:before="240" w:lineRule="auto"/>
        <w:rPr/>
      </w:pPr>
      <w:r w:rsidDel="00000000" w:rsidR="00000000" w:rsidRPr="00000000">
        <w:rPr>
          <w:b w:val="1"/>
          <w:bCs w:val="1"/>
          <w:rtl w:val="0"/>
        </w:rPr>
        <w:t xml:space="preserve">Visual:</w:t>
      </w:r>
      <w:r w:rsidDel="00000000" w:rsidR="00000000" w:rsidRPr="00000000">
        <w:rPr>
          <w:rtl w:val="0"/>
        </w:rPr>
        <w:t xml:space="preserve"> Split image showing manual sorting vs. automated AI system</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rsd9ax75n2kg" w:id="24"/>
      <w:bookmarkEnd w:id="24"/>
      <w:r w:rsidDel="00000000" w:rsidR="00000000" w:rsidRPr="00000000">
        <w:rPr>
          <w:b w:val="1"/>
          <w:bCs w:val="1"/>
          <w:color w:val="000000"/>
          <w:sz w:val="26"/>
          <w:szCs w:val="26"/>
          <w:rtl w:val="0"/>
        </w:rPr>
        <w:t xml:space="preserve">Slide 3: Research Objectives</w:t>
      </w:r>
    </w:p>
    <w:p w:rsidR="00000000" w:rsidDel="00000000" w:rsidP="00000000" w:rsidRDefault="00000000" w:rsidRPr="00000000" w14:paraId="00000510">
      <w:pPr>
        <w:spacing w:after="240" w:before="240" w:lineRule="auto"/>
        <w:rPr/>
      </w:pPr>
      <w:r w:rsidDel="00000000" w:rsidR="00000000" w:rsidRPr="00000000">
        <w:rPr>
          <w:b w:val="1"/>
          <w:bCs w:val="1"/>
          <w:rtl w:val="0"/>
        </w:rPr>
        <w:t xml:space="preserve">Title:</w:t>
      </w:r>
      <w:r w:rsidDel="00000000" w:rsidR="00000000" w:rsidRPr="00000000">
        <w:rPr>
          <w:rtl w:val="0"/>
        </w:rPr>
        <w:t xml:space="preserve"> Project Goals</w:t>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Key Objectives:</w:t>
      </w:r>
    </w:p>
    <w:p w:rsidR="00000000" w:rsidDel="00000000" w:rsidP="00000000" w:rsidRDefault="00000000" w:rsidRPr="00000000" w14:paraId="00000512">
      <w:pPr>
        <w:numPr>
          <w:ilvl w:val="0"/>
          <w:numId w:val="10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Develop automated system to classify 12 types of garbage</w:t>
      </w:r>
    </w:p>
    <w:p w:rsidR="00000000" w:rsidDel="00000000" w:rsidP="00000000" w:rsidRDefault="00000000" w:rsidRPr="00000000" w14:paraId="00000513">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Compare three CNN architectures (Custom, Xception, MobileNetV2)</w:t>
      </w:r>
    </w:p>
    <w:p w:rsidR="00000000" w:rsidDel="00000000" w:rsidP="00000000" w:rsidRDefault="00000000" w:rsidRPr="00000000" w14:paraId="00000514">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Evaluate impact of transfer learning on performance</w:t>
      </w:r>
    </w:p>
    <w:p w:rsidR="00000000" w:rsidDel="00000000" w:rsidP="00000000" w:rsidRDefault="00000000" w:rsidRPr="00000000" w14:paraId="00000515">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Achieve &gt;90% accuracy for practical deployment</w:t>
      </w:r>
    </w:p>
    <w:p w:rsidR="00000000" w:rsidDel="00000000" w:rsidP="00000000" w:rsidRDefault="00000000" w:rsidRPr="00000000" w14:paraId="00000516">
      <w:pPr>
        <w:numPr>
          <w:ilvl w:val="0"/>
          <w:numId w:val="10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Optimize for both accuracy and efficiency</w:t>
      </w:r>
    </w:p>
    <w:p w:rsidR="00000000" w:rsidDel="00000000" w:rsidP="00000000" w:rsidRDefault="00000000" w:rsidRPr="00000000" w14:paraId="00000517">
      <w:pPr>
        <w:spacing w:after="240" w:before="240" w:lineRule="auto"/>
        <w:rPr/>
      </w:pPr>
      <w:r w:rsidDel="00000000" w:rsidR="00000000" w:rsidRPr="00000000">
        <w:rPr>
          <w:b w:val="1"/>
          <w:bCs w:val="1"/>
          <w:rtl w:val="0"/>
        </w:rPr>
        <w:t xml:space="preserve">Visual:</w:t>
      </w:r>
      <w:r w:rsidDel="00000000" w:rsidR="00000000" w:rsidRPr="00000000">
        <w:rPr>
          <w:rtl w:val="0"/>
        </w:rPr>
        <w:t xml:space="preserve"> Icons representing each objective</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3"/>
        <w:keepNext w:val="0"/>
        <w:keepLines w:val="0"/>
        <w:spacing w:before="280" w:lineRule="auto"/>
        <w:rPr>
          <w:b w:val="1"/>
          <w:bCs w:val="1"/>
          <w:color w:val="000000"/>
          <w:sz w:val="26"/>
          <w:szCs w:val="26"/>
        </w:rPr>
      </w:pPr>
      <w:bookmarkStart w:colFirst="0" w:colLast="0" w:name="_65d028bd3njw" w:id="25"/>
      <w:bookmarkEnd w:id="25"/>
      <w:r w:rsidDel="00000000" w:rsidR="00000000" w:rsidRPr="00000000">
        <w:rPr>
          <w:b w:val="1"/>
          <w:bCs w:val="1"/>
          <w:color w:val="000000"/>
          <w:sz w:val="26"/>
          <w:szCs w:val="26"/>
          <w:rtl w:val="0"/>
        </w:rPr>
        <w:t xml:space="preserve">Slide 4: Dataset Overview</w:t>
      </w:r>
    </w:p>
    <w:p w:rsidR="00000000" w:rsidDel="00000000" w:rsidP="00000000" w:rsidRDefault="00000000" w:rsidRPr="00000000" w14:paraId="0000051A">
      <w:pPr>
        <w:spacing w:after="240" w:before="240" w:lineRule="auto"/>
        <w:rPr/>
      </w:pPr>
      <w:r w:rsidDel="00000000" w:rsidR="00000000" w:rsidRPr="00000000">
        <w:rPr>
          <w:b w:val="1"/>
          <w:bCs w:val="1"/>
          <w:rtl w:val="0"/>
        </w:rPr>
        <w:t xml:space="preserve">Title:</w:t>
      </w:r>
      <w:r w:rsidDel="00000000" w:rsidR="00000000" w:rsidRPr="00000000">
        <w:rPr>
          <w:rtl w:val="0"/>
        </w:rPr>
        <w:t xml:space="preserve"> Garbage Classification Dataset</w:t>
      </w:r>
    </w:p>
    <w:p w:rsidR="00000000" w:rsidDel="00000000" w:rsidP="00000000" w:rsidRDefault="00000000" w:rsidRPr="00000000" w14:paraId="0000051B">
      <w:pPr>
        <w:spacing w:after="240" w:before="240" w:lineRule="auto"/>
        <w:rPr>
          <w:b w:val="1"/>
          <w:bCs w:val="1"/>
        </w:rPr>
      </w:pPr>
      <w:r w:rsidDel="00000000" w:rsidR="00000000" w:rsidRPr="00000000">
        <w:rPr>
          <w:b w:val="1"/>
          <w:bCs w:val="1"/>
          <w:rtl w:val="0"/>
        </w:rPr>
        <w:t xml:space="preserve">Dataset Details:</w:t>
      </w:r>
    </w:p>
    <w:p w:rsidR="00000000" w:rsidDel="00000000" w:rsidP="00000000" w:rsidRDefault="00000000" w:rsidRPr="00000000" w14:paraId="0000051C">
      <w:pPr>
        <w:numPr>
          <w:ilvl w:val="0"/>
          <w:numId w:val="24"/>
        </w:numPr>
        <w:spacing w:after="0" w:afterAutospacing="0" w:before="240" w:lineRule="auto"/>
        <w:ind w:left="720" w:hanging="360"/>
      </w:pPr>
      <w:r w:rsidDel="00000000" w:rsidR="00000000" w:rsidRPr="00000000">
        <w:rPr>
          <w:b w:val="1"/>
          <w:bCs w:val="1"/>
          <w:rtl w:val="0"/>
        </w:rPr>
        <w:t xml:space="preserve">Source:</w:t>
      </w:r>
      <w:r w:rsidDel="00000000" w:rsidR="00000000" w:rsidRPr="00000000">
        <w:rPr>
          <w:rtl w:val="0"/>
        </w:rPr>
        <w:t xml:space="preserve"> Kaggle (Mostafa Abla)</w:t>
      </w:r>
    </w:p>
    <w:p w:rsidR="00000000" w:rsidDel="00000000" w:rsidP="00000000" w:rsidRDefault="00000000" w:rsidRPr="00000000" w14:paraId="0000051D">
      <w:pPr>
        <w:numPr>
          <w:ilvl w:val="0"/>
          <w:numId w:val="24"/>
        </w:numPr>
        <w:spacing w:after="0" w:afterAutospacing="0" w:before="0" w:beforeAutospacing="0" w:lineRule="auto"/>
        <w:ind w:left="720" w:hanging="360"/>
      </w:pPr>
      <w:r w:rsidDel="00000000" w:rsidR="00000000" w:rsidRPr="00000000">
        <w:rPr>
          <w:b w:val="1"/>
          <w:bCs w:val="1"/>
          <w:rtl w:val="0"/>
        </w:rPr>
        <w:t xml:space="preserve">Total Images:</w:t>
      </w:r>
      <w:r w:rsidDel="00000000" w:rsidR="00000000" w:rsidRPr="00000000">
        <w:rPr>
          <w:rtl w:val="0"/>
        </w:rPr>
        <w:t xml:space="preserve"> ~15,000 images</w:t>
      </w:r>
    </w:p>
    <w:p w:rsidR="00000000" w:rsidDel="00000000" w:rsidP="00000000" w:rsidRDefault="00000000" w:rsidRPr="00000000" w14:paraId="0000051E">
      <w:pPr>
        <w:numPr>
          <w:ilvl w:val="0"/>
          <w:numId w:val="24"/>
        </w:numPr>
        <w:spacing w:after="0" w:afterAutospacing="0" w:before="0" w:beforeAutospacing="0" w:lineRule="auto"/>
        <w:ind w:left="720" w:hanging="360"/>
      </w:pPr>
      <w:r w:rsidDel="00000000" w:rsidR="00000000" w:rsidRPr="00000000">
        <w:rPr>
          <w:b w:val="1"/>
          <w:bCs w:val="1"/>
          <w:rtl w:val="0"/>
        </w:rPr>
        <w:t xml:space="preserve">Image Size:</w:t>
      </w:r>
      <w:r w:rsidDel="00000000" w:rsidR="00000000" w:rsidRPr="00000000">
        <w:rPr>
          <w:rtl w:val="0"/>
        </w:rPr>
        <w:t xml:space="preserve"> 320×320 pixels (RGB)</w:t>
      </w:r>
    </w:p>
    <w:p w:rsidR="00000000" w:rsidDel="00000000" w:rsidP="00000000" w:rsidRDefault="00000000" w:rsidRPr="00000000" w14:paraId="0000051F">
      <w:pPr>
        <w:numPr>
          <w:ilvl w:val="0"/>
          <w:numId w:val="24"/>
        </w:numPr>
        <w:spacing w:after="240" w:before="0" w:beforeAutospacing="0" w:lineRule="auto"/>
        <w:ind w:left="720" w:hanging="360"/>
      </w:pPr>
      <w:r w:rsidDel="00000000" w:rsidR="00000000" w:rsidRPr="00000000">
        <w:rPr>
          <w:b w:val="1"/>
          <w:bCs w:val="1"/>
          <w:rtl w:val="0"/>
        </w:rPr>
        <w:t xml:space="preserve">Classes:</w:t>
      </w:r>
      <w:r w:rsidDel="00000000" w:rsidR="00000000" w:rsidRPr="00000000">
        <w:rPr>
          <w:rtl w:val="0"/>
        </w:rPr>
        <w:t xml:space="preserve"> 12 categories</w:t>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Categories:</w:t>
      </w:r>
    </w:p>
    <w:p w:rsidR="00000000" w:rsidDel="00000000" w:rsidP="00000000" w:rsidRDefault="00000000" w:rsidRPr="00000000" w14:paraId="00000521">
      <w:pPr>
        <w:numPr>
          <w:ilvl w:val="0"/>
          <w:numId w:val="48"/>
        </w:numPr>
        <w:spacing w:after="0" w:afterAutospacing="0" w:before="240" w:lineRule="auto"/>
        <w:ind w:left="720" w:hanging="360"/>
      </w:pPr>
      <w:r w:rsidDel="00000000" w:rsidR="00000000" w:rsidRPr="00000000">
        <w:rPr>
          <w:rtl w:val="0"/>
        </w:rPr>
        <w:t xml:space="preserve">Cardboard, Glass (3 types), Metal, Paper</w:t>
      </w:r>
    </w:p>
    <w:p w:rsidR="00000000" w:rsidDel="00000000" w:rsidP="00000000" w:rsidRDefault="00000000" w:rsidRPr="00000000" w14:paraId="00000522">
      <w:pPr>
        <w:numPr>
          <w:ilvl w:val="0"/>
          <w:numId w:val="48"/>
        </w:numPr>
        <w:spacing w:after="0" w:afterAutospacing="0" w:before="0" w:beforeAutospacing="0" w:lineRule="auto"/>
        <w:ind w:left="720" w:hanging="360"/>
      </w:pPr>
      <w:r w:rsidDel="00000000" w:rsidR="00000000" w:rsidRPr="00000000">
        <w:rPr>
          <w:rtl w:val="0"/>
        </w:rPr>
        <w:t xml:space="preserve">Plastic, Trash, Clothes, Shoes</w:t>
      </w:r>
    </w:p>
    <w:p w:rsidR="00000000" w:rsidDel="00000000" w:rsidP="00000000" w:rsidRDefault="00000000" w:rsidRPr="00000000" w14:paraId="00000523">
      <w:pPr>
        <w:numPr>
          <w:ilvl w:val="0"/>
          <w:numId w:val="48"/>
        </w:numPr>
        <w:spacing w:after="240" w:before="0" w:beforeAutospacing="0" w:lineRule="auto"/>
        <w:ind w:left="720" w:hanging="360"/>
      </w:pPr>
      <w:r w:rsidDel="00000000" w:rsidR="00000000" w:rsidRPr="00000000">
        <w:rPr>
          <w:rtl w:val="0"/>
        </w:rPr>
        <w:t xml:space="preserve">Batteries, Biological waste</w:t>
      </w:r>
    </w:p>
    <w:p w:rsidR="00000000" w:rsidDel="00000000" w:rsidP="00000000" w:rsidRDefault="00000000" w:rsidRPr="00000000" w14:paraId="00000524">
      <w:pPr>
        <w:spacing w:after="240" w:before="240" w:lineRule="auto"/>
        <w:rPr>
          <w:b w:val="1"/>
          <w:bCs w:val="1"/>
        </w:rPr>
      </w:pPr>
      <w:r w:rsidDel="00000000" w:rsidR="00000000" w:rsidRPr="00000000">
        <w:rPr>
          <w:b w:val="1"/>
          <w:bCs w:val="1"/>
          <w:rtl w:val="0"/>
        </w:rPr>
        <w:t xml:space="preserve">Data Split:</w:t>
      </w:r>
    </w:p>
    <w:p w:rsidR="00000000" w:rsidDel="00000000" w:rsidP="00000000" w:rsidRDefault="00000000" w:rsidRPr="00000000" w14:paraId="00000525">
      <w:pPr>
        <w:numPr>
          <w:ilvl w:val="0"/>
          <w:numId w:val="17"/>
        </w:numPr>
        <w:spacing w:after="0" w:afterAutospacing="0" w:before="240" w:lineRule="auto"/>
        <w:ind w:left="720" w:hanging="360"/>
      </w:pPr>
      <w:r w:rsidDel="00000000" w:rsidR="00000000" w:rsidRPr="00000000">
        <w:rPr>
          <w:rtl w:val="0"/>
        </w:rPr>
        <w:t xml:space="preserve">Training: 70% (~10,500)</w:t>
      </w:r>
    </w:p>
    <w:p w:rsidR="00000000" w:rsidDel="00000000" w:rsidP="00000000" w:rsidRDefault="00000000" w:rsidRPr="00000000" w14:paraId="00000526">
      <w:pPr>
        <w:numPr>
          <w:ilvl w:val="0"/>
          <w:numId w:val="17"/>
        </w:numPr>
        <w:spacing w:after="0" w:afterAutospacing="0" w:before="0" w:beforeAutospacing="0" w:lineRule="auto"/>
        <w:ind w:left="720" w:hanging="360"/>
      </w:pPr>
      <w:r w:rsidDel="00000000" w:rsidR="00000000" w:rsidRPr="00000000">
        <w:rPr>
          <w:rtl w:val="0"/>
        </w:rPr>
        <w:t xml:space="preserve">Validation: 15% (~2,250)</w:t>
      </w:r>
    </w:p>
    <w:p w:rsidR="00000000" w:rsidDel="00000000" w:rsidP="00000000" w:rsidRDefault="00000000" w:rsidRPr="00000000" w14:paraId="00000527">
      <w:pPr>
        <w:numPr>
          <w:ilvl w:val="0"/>
          <w:numId w:val="17"/>
        </w:numPr>
        <w:spacing w:after="240" w:before="0" w:beforeAutospacing="0" w:lineRule="auto"/>
        <w:ind w:left="720" w:hanging="360"/>
      </w:pPr>
      <w:r w:rsidDel="00000000" w:rsidR="00000000" w:rsidRPr="00000000">
        <w:rPr>
          <w:rtl w:val="0"/>
        </w:rPr>
        <w:t xml:space="preserve">Test: 15% (~2,250)</w:t>
      </w:r>
    </w:p>
    <w:p w:rsidR="00000000" w:rsidDel="00000000" w:rsidP="00000000" w:rsidRDefault="00000000" w:rsidRPr="00000000" w14:paraId="00000528">
      <w:pPr>
        <w:spacing w:after="240" w:before="240" w:lineRule="auto"/>
        <w:rPr/>
      </w:pPr>
      <w:r w:rsidDel="00000000" w:rsidR="00000000" w:rsidRPr="00000000">
        <w:rPr>
          <w:b w:val="1"/>
          <w:bCs w:val="1"/>
          <w:rtl w:val="0"/>
        </w:rPr>
        <w:t xml:space="preserve">Visual:</w:t>
      </w:r>
      <w:r w:rsidDel="00000000" w:rsidR="00000000" w:rsidRPr="00000000">
        <w:rPr>
          <w:rtl w:val="0"/>
        </w:rPr>
        <w:t xml:space="preserve"> Pie chart of data split + sample images from each category</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dgy527v9v79q" w:id="26"/>
      <w:bookmarkEnd w:id="26"/>
      <w:r w:rsidDel="00000000" w:rsidR="00000000" w:rsidRPr="00000000">
        <w:rPr>
          <w:b w:val="1"/>
          <w:bCs w:val="1"/>
          <w:color w:val="000000"/>
          <w:sz w:val="26"/>
          <w:szCs w:val="26"/>
          <w:rtl w:val="0"/>
        </w:rPr>
        <w:t xml:space="preserve">Slide 5: Methodology Overview</w:t>
      </w:r>
    </w:p>
    <w:p w:rsidR="00000000" w:rsidDel="00000000" w:rsidP="00000000" w:rsidRDefault="00000000" w:rsidRPr="00000000" w14:paraId="0000052B">
      <w:pPr>
        <w:spacing w:after="240" w:before="240" w:lineRule="auto"/>
        <w:rPr/>
      </w:pPr>
      <w:r w:rsidDel="00000000" w:rsidR="00000000" w:rsidRPr="00000000">
        <w:rPr>
          <w:b w:val="1"/>
          <w:bCs w:val="1"/>
          <w:rtl w:val="0"/>
        </w:rPr>
        <w:t xml:space="preserve">Title:</w:t>
      </w:r>
      <w:r w:rsidDel="00000000" w:rsidR="00000000" w:rsidRPr="00000000">
        <w:rPr>
          <w:rtl w:val="0"/>
        </w:rPr>
        <w:t xml:space="preserve"> Our Approach</w:t>
      </w:r>
    </w:p>
    <w:p w:rsidR="00000000" w:rsidDel="00000000" w:rsidP="00000000" w:rsidRDefault="00000000" w:rsidRPr="00000000" w14:paraId="0000052C">
      <w:pPr>
        <w:spacing w:after="240" w:before="240" w:lineRule="auto"/>
        <w:rPr>
          <w:b w:val="1"/>
          <w:bCs w:val="1"/>
        </w:rPr>
      </w:pPr>
      <w:r w:rsidDel="00000000" w:rsidR="00000000" w:rsidRPr="00000000">
        <w:rPr>
          <w:b w:val="1"/>
          <w:bCs w:val="1"/>
          <w:rtl w:val="0"/>
        </w:rPr>
        <w:t xml:space="preserve">Workflow Diagram:</w:t>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Data Collection → Preprocessing → Model Development → Training → Evaluation → Comparison</w:t>
      </w:r>
    </w:p>
    <w:p w:rsidR="00000000" w:rsidDel="00000000" w:rsidP="00000000" w:rsidRDefault="00000000" w:rsidRPr="00000000" w14:paraId="0000052E">
      <w:pPr>
        <w:rPr/>
      </w:pPr>
      <w:r w:rsidDel="00000000" w:rsidR="00000000" w:rsidRPr="00000000">
        <w:rPr/>
        <w:drawing>
          <wp:inline distB="114300" distT="114300" distL="114300" distR="114300">
            <wp:extent cx="4495800" cy="19507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95800"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spacing w:after="240" w:before="240" w:lineRule="auto"/>
        <w:rPr>
          <w:b w:val="1"/>
          <w:bCs w:val="1"/>
        </w:rPr>
      </w:pPr>
      <w:r w:rsidDel="00000000" w:rsidR="00000000" w:rsidRPr="00000000">
        <w:rPr>
          <w:b w:val="1"/>
          <w:bCs w:val="1"/>
          <w:rtl w:val="0"/>
        </w:rPr>
        <w:t xml:space="preserve">Key Steps:</w:t>
      </w:r>
    </w:p>
    <w:p w:rsidR="00000000" w:rsidDel="00000000" w:rsidP="00000000" w:rsidRDefault="00000000" w:rsidRPr="00000000" w14:paraId="00000530">
      <w:pPr>
        <w:numPr>
          <w:ilvl w:val="0"/>
          <w:numId w:val="77"/>
        </w:numPr>
        <w:spacing w:after="0" w:afterAutospacing="0" w:before="240" w:lineRule="auto"/>
        <w:ind w:left="720" w:hanging="360"/>
      </w:pPr>
      <w:r w:rsidDel="00000000" w:rsidR="00000000" w:rsidRPr="00000000">
        <w:rPr>
          <w:b w:val="1"/>
          <w:bCs w:val="1"/>
          <w:rtl w:val="0"/>
        </w:rPr>
        <w:t xml:space="preserve">Data Preparation:</w:t>
      </w:r>
      <w:r w:rsidDel="00000000" w:rsidR="00000000" w:rsidRPr="00000000">
        <w:rPr>
          <w:rtl w:val="0"/>
        </w:rPr>
        <w:t xml:space="preserve"> Stratified splitting, normalization</w:t>
      </w:r>
    </w:p>
    <w:p w:rsidR="00000000" w:rsidDel="00000000" w:rsidP="00000000" w:rsidRDefault="00000000" w:rsidRPr="00000000" w14:paraId="00000531">
      <w:pPr>
        <w:numPr>
          <w:ilvl w:val="0"/>
          <w:numId w:val="77"/>
        </w:numPr>
        <w:spacing w:after="0" w:afterAutospacing="0" w:before="0" w:beforeAutospacing="0" w:lineRule="auto"/>
        <w:ind w:left="720" w:hanging="360"/>
      </w:pPr>
      <w:r w:rsidDel="00000000" w:rsidR="00000000" w:rsidRPr="00000000">
        <w:rPr>
          <w:b w:val="1"/>
          <w:bCs w:val="1"/>
          <w:rtl w:val="0"/>
        </w:rPr>
        <w:t xml:space="preserve">Data Augmentation:</w:t>
      </w:r>
      <w:r w:rsidDel="00000000" w:rsidR="00000000" w:rsidRPr="00000000">
        <w:rPr>
          <w:rtl w:val="0"/>
        </w:rPr>
        <w:t xml:space="preserve"> Rotation, flip, zoom, shift (for transfer learning models)</w:t>
      </w:r>
    </w:p>
    <w:p w:rsidR="00000000" w:rsidDel="00000000" w:rsidP="00000000" w:rsidRDefault="00000000" w:rsidRPr="00000000" w14:paraId="00000532">
      <w:pPr>
        <w:numPr>
          <w:ilvl w:val="0"/>
          <w:numId w:val="77"/>
        </w:numPr>
        <w:spacing w:after="0" w:afterAutospacing="0" w:before="0" w:beforeAutospacing="0" w:lineRule="auto"/>
        <w:ind w:left="720" w:hanging="360"/>
      </w:pPr>
      <w:r w:rsidDel="00000000" w:rsidR="00000000" w:rsidRPr="00000000">
        <w:rPr>
          <w:b w:val="1"/>
          <w:bCs w:val="1"/>
          <w:rtl w:val="0"/>
        </w:rPr>
        <w:t xml:space="preserve">Model Development:</w:t>
      </w:r>
      <w:r w:rsidDel="00000000" w:rsidR="00000000" w:rsidRPr="00000000">
        <w:rPr>
          <w:rtl w:val="0"/>
        </w:rPr>
        <w:t xml:space="preserve"> Three architectures</w:t>
      </w:r>
    </w:p>
    <w:p w:rsidR="00000000" w:rsidDel="00000000" w:rsidP="00000000" w:rsidRDefault="00000000" w:rsidRPr="00000000" w14:paraId="00000533">
      <w:pPr>
        <w:numPr>
          <w:ilvl w:val="0"/>
          <w:numId w:val="77"/>
        </w:numPr>
        <w:spacing w:after="0" w:afterAutospacing="0" w:before="0" w:beforeAutospacing="0" w:lineRule="auto"/>
        <w:ind w:left="720" w:hanging="360"/>
      </w:pPr>
      <w:r w:rsidDel="00000000" w:rsidR="00000000" w:rsidRPr="00000000">
        <w:rPr>
          <w:b w:val="1"/>
          <w:bCs w:val="1"/>
          <w:rtl w:val="0"/>
        </w:rPr>
        <w:t xml:space="preserve">Training:</w:t>
      </w:r>
      <w:r w:rsidDel="00000000" w:rsidR="00000000" w:rsidRPr="00000000">
        <w:rPr>
          <w:rtl w:val="0"/>
        </w:rPr>
        <w:t xml:space="preserve"> Adam optimizer, early stopping</w:t>
      </w:r>
    </w:p>
    <w:p w:rsidR="00000000" w:rsidDel="00000000" w:rsidP="00000000" w:rsidRDefault="00000000" w:rsidRPr="00000000" w14:paraId="00000534">
      <w:pPr>
        <w:numPr>
          <w:ilvl w:val="0"/>
          <w:numId w:val="77"/>
        </w:numPr>
        <w:spacing w:after="24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Accuracy, Precision, Recall, F1-Score</w:t>
      </w:r>
    </w:p>
    <w:p w:rsidR="00000000" w:rsidDel="00000000" w:rsidP="00000000" w:rsidRDefault="00000000" w:rsidRPr="00000000" w14:paraId="00000535">
      <w:pPr>
        <w:spacing w:after="240" w:before="240" w:lineRule="auto"/>
        <w:rPr/>
      </w:pPr>
      <w:r w:rsidDel="00000000" w:rsidR="00000000" w:rsidRPr="00000000">
        <w:rPr>
          <w:b w:val="1"/>
          <w:bCs w:val="1"/>
          <w:rtl w:val="0"/>
        </w:rPr>
        <w:t xml:space="preserve">Visual:</w:t>
      </w:r>
      <w:r w:rsidDel="00000000" w:rsidR="00000000" w:rsidRPr="00000000">
        <w:rPr>
          <w:rtl w:val="0"/>
        </w:rPr>
        <w:t xml:space="preserve"> Flowchart with icons</w:t>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3"/>
        <w:keepNext w:val="0"/>
        <w:keepLines w:val="0"/>
        <w:spacing w:before="280" w:lineRule="auto"/>
        <w:rPr>
          <w:b w:val="1"/>
          <w:bCs w:val="1"/>
          <w:color w:val="000000"/>
          <w:sz w:val="26"/>
          <w:szCs w:val="26"/>
        </w:rPr>
      </w:pPr>
      <w:bookmarkStart w:colFirst="0" w:colLast="0" w:name="_qoq3cr9nkk05" w:id="27"/>
      <w:bookmarkEnd w:id="27"/>
      <w:r w:rsidDel="00000000" w:rsidR="00000000" w:rsidRPr="00000000">
        <w:rPr>
          <w:b w:val="1"/>
          <w:bCs w:val="1"/>
          <w:color w:val="000000"/>
          <w:sz w:val="26"/>
          <w:szCs w:val="26"/>
          <w:rtl w:val="0"/>
        </w:rPr>
        <w:t xml:space="preserve">Slide 6: Model 1 - Custom CNN</w:t>
      </w:r>
    </w:p>
    <w:p w:rsidR="00000000" w:rsidDel="00000000" w:rsidP="00000000" w:rsidRDefault="00000000" w:rsidRPr="00000000" w14:paraId="00000538">
      <w:pPr>
        <w:spacing w:after="240" w:before="240" w:lineRule="auto"/>
        <w:rPr/>
      </w:pPr>
      <w:r w:rsidDel="00000000" w:rsidR="00000000" w:rsidRPr="00000000">
        <w:rPr>
          <w:b w:val="1"/>
          <w:bCs w:val="1"/>
          <w:rtl w:val="0"/>
        </w:rPr>
        <w:t xml:space="preserve">Title:</w:t>
      </w:r>
      <w:r w:rsidDel="00000000" w:rsidR="00000000" w:rsidRPr="00000000">
        <w:rPr>
          <w:rtl w:val="0"/>
        </w:rPr>
        <w:t xml:space="preserve"> Custom CNN Architecture</w:t>
      </w:r>
    </w:p>
    <w:p w:rsidR="00000000" w:rsidDel="00000000" w:rsidP="00000000" w:rsidRDefault="00000000" w:rsidRPr="00000000" w14:paraId="00000539">
      <w:pPr>
        <w:spacing w:after="240" w:before="240" w:lineRule="auto"/>
        <w:rPr>
          <w:b w:val="1"/>
          <w:bCs w:val="1"/>
        </w:rPr>
      </w:pPr>
      <w:r w:rsidDel="00000000" w:rsidR="00000000" w:rsidRPr="00000000">
        <w:rPr>
          <w:b w:val="1"/>
          <w:bCs w:val="1"/>
          <w:rtl w:val="0"/>
        </w:rPr>
        <w:t xml:space="preserve">Architecture:</w:t>
      </w:r>
    </w:p>
    <w:p w:rsidR="00000000" w:rsidDel="00000000" w:rsidP="00000000" w:rsidRDefault="00000000" w:rsidRPr="00000000" w14:paraId="0000053A">
      <w:pPr>
        <w:numPr>
          <w:ilvl w:val="0"/>
          <w:numId w:val="38"/>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320×320×3</w:t>
      </w:r>
    </w:p>
    <w:p w:rsidR="00000000" w:rsidDel="00000000" w:rsidP="00000000" w:rsidRDefault="00000000" w:rsidRPr="00000000" w14:paraId="0000053B">
      <w:pPr>
        <w:numPr>
          <w:ilvl w:val="0"/>
          <w:numId w:val="38"/>
        </w:numPr>
        <w:spacing w:after="0" w:afterAutospacing="0" w:before="0" w:beforeAutospacing="0" w:lineRule="auto"/>
        <w:ind w:left="720" w:hanging="360"/>
      </w:pPr>
      <w:r w:rsidDel="00000000" w:rsidR="00000000" w:rsidRPr="00000000">
        <w:rPr>
          <w:b w:val="1"/>
          <w:bCs w:val="1"/>
          <w:rtl w:val="0"/>
        </w:rPr>
        <w:t xml:space="preserve">5 Convolutional Blocks:</w:t>
      </w:r>
      <w:r w:rsidDel="00000000" w:rsidR="00000000" w:rsidRPr="00000000">
        <w:rPr>
          <w:rFonts w:ascii="Arial Unicode MS" w:cs="Arial Unicode MS" w:eastAsia="Arial Unicode MS" w:hAnsi="Arial Unicode MS"/>
          <w:rtl w:val="0"/>
        </w:rPr>
        <w:t xml:space="preserve"> 32→64→128→256→512 filters</w:t>
      </w:r>
    </w:p>
    <w:p w:rsidR="00000000" w:rsidDel="00000000" w:rsidP="00000000" w:rsidRDefault="00000000" w:rsidRPr="00000000" w14:paraId="0000053C">
      <w:pPr>
        <w:numPr>
          <w:ilvl w:val="0"/>
          <w:numId w:val="38"/>
        </w:numPr>
        <w:spacing w:after="0" w:afterAutospacing="0" w:before="0" w:beforeAutospacing="0" w:lineRule="auto"/>
        <w:ind w:left="720" w:hanging="360"/>
      </w:pPr>
      <w:r w:rsidDel="00000000" w:rsidR="00000000" w:rsidRPr="00000000">
        <w:rPr>
          <w:b w:val="1"/>
          <w:bCs w:val="1"/>
          <w:rtl w:val="0"/>
        </w:rPr>
        <w:t xml:space="preserve">Regularization:</w:t>
      </w:r>
      <w:r w:rsidDel="00000000" w:rsidR="00000000" w:rsidRPr="00000000">
        <w:rPr>
          <w:rtl w:val="0"/>
        </w:rPr>
        <w:t xml:space="preserve"> Batch Normalization + Dropout (0.25, 0.5)</w:t>
      </w:r>
    </w:p>
    <w:p w:rsidR="00000000" w:rsidDel="00000000" w:rsidP="00000000" w:rsidRDefault="00000000" w:rsidRPr="00000000" w14:paraId="0000053D">
      <w:pPr>
        <w:numPr>
          <w:ilvl w:val="0"/>
          <w:numId w:val="38"/>
        </w:numPr>
        <w:spacing w:after="0" w:afterAutospacing="0" w:before="0" w:beforeAutospacing="0" w:lineRule="auto"/>
        <w:ind w:left="720" w:hanging="360"/>
      </w:pPr>
      <w:r w:rsidDel="00000000" w:rsidR="00000000" w:rsidRPr="00000000">
        <w:rPr>
          <w:b w:val="1"/>
          <w:bCs w:val="1"/>
          <w:rtl w:val="0"/>
        </w:rPr>
        <w:t xml:space="preserve">Dense Layers:</w:t>
      </w:r>
      <w:r w:rsidDel="00000000" w:rsidR="00000000" w:rsidRPr="00000000">
        <w:rPr>
          <w:rFonts w:ascii="Arial Unicode MS" w:cs="Arial Unicode MS" w:eastAsia="Arial Unicode MS" w:hAnsi="Arial Unicode MS"/>
          <w:rtl w:val="0"/>
        </w:rPr>
        <w:t xml:space="preserve"> 512→256→12</w:t>
      </w:r>
    </w:p>
    <w:p w:rsidR="00000000" w:rsidDel="00000000" w:rsidP="00000000" w:rsidRDefault="00000000" w:rsidRPr="00000000" w14:paraId="0000053E">
      <w:pPr>
        <w:numPr>
          <w:ilvl w:val="0"/>
          <w:numId w:val="38"/>
        </w:numPr>
        <w:spacing w:after="240" w:before="0" w:beforeAutospacing="0" w:lineRule="auto"/>
        <w:ind w:left="720" w:hanging="360"/>
      </w:pPr>
      <w:r w:rsidDel="00000000" w:rsidR="00000000" w:rsidRPr="00000000">
        <w:rPr>
          <w:b w:val="1"/>
          <w:bCs w:val="1"/>
          <w:rtl w:val="0"/>
        </w:rPr>
        <w:t xml:space="preserve">Parameters:</w:t>
      </w:r>
      <w:r w:rsidDel="00000000" w:rsidR="00000000" w:rsidRPr="00000000">
        <w:rPr>
          <w:rtl w:val="0"/>
        </w:rPr>
        <w:t xml:space="preserve"> 18.5M (all trainable)</w:t>
      </w:r>
    </w:p>
    <w:p w:rsidR="00000000" w:rsidDel="00000000" w:rsidP="00000000" w:rsidRDefault="00000000" w:rsidRPr="00000000" w14:paraId="0000053F">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540">
      <w:pPr>
        <w:numPr>
          <w:ilvl w:val="0"/>
          <w:numId w:val="57"/>
        </w:numPr>
        <w:spacing w:after="0" w:afterAutospacing="0" w:before="240" w:lineRule="auto"/>
        <w:ind w:left="720" w:hanging="360"/>
      </w:pPr>
      <w:r w:rsidDel="00000000" w:rsidR="00000000" w:rsidRPr="00000000">
        <w:rPr>
          <w:rtl w:val="0"/>
        </w:rPr>
        <w:t xml:space="preserve">Built from scratch</w:t>
      </w:r>
    </w:p>
    <w:p w:rsidR="00000000" w:rsidDel="00000000" w:rsidP="00000000" w:rsidRDefault="00000000" w:rsidRPr="00000000" w14:paraId="00000541">
      <w:pPr>
        <w:numPr>
          <w:ilvl w:val="0"/>
          <w:numId w:val="57"/>
        </w:numPr>
        <w:spacing w:after="0" w:afterAutospacing="0" w:before="0" w:beforeAutospacing="0" w:lineRule="auto"/>
        <w:ind w:left="720" w:hanging="360"/>
      </w:pPr>
      <w:r w:rsidDel="00000000" w:rsidR="00000000" w:rsidRPr="00000000">
        <w:rPr>
          <w:rtl w:val="0"/>
        </w:rPr>
        <w:t xml:space="preserve">No transfer learning</w:t>
      </w:r>
    </w:p>
    <w:p w:rsidR="00000000" w:rsidDel="00000000" w:rsidP="00000000" w:rsidRDefault="00000000" w:rsidRPr="00000000" w14:paraId="00000542">
      <w:pPr>
        <w:numPr>
          <w:ilvl w:val="0"/>
          <w:numId w:val="57"/>
        </w:numPr>
        <w:spacing w:after="0" w:afterAutospacing="0" w:before="0" w:beforeAutospacing="0" w:lineRule="auto"/>
        <w:ind w:left="720" w:hanging="360"/>
      </w:pPr>
      <w:r w:rsidDel="00000000" w:rsidR="00000000" w:rsidRPr="00000000">
        <w:rPr>
          <w:rtl w:val="0"/>
        </w:rPr>
        <w:t xml:space="preserve">Deep architecture with regularization</w:t>
      </w:r>
    </w:p>
    <w:p w:rsidR="00000000" w:rsidDel="00000000" w:rsidP="00000000" w:rsidRDefault="00000000" w:rsidRPr="00000000" w14:paraId="00000543">
      <w:pPr>
        <w:numPr>
          <w:ilvl w:val="0"/>
          <w:numId w:val="57"/>
        </w:numPr>
        <w:spacing w:after="240" w:before="0" w:beforeAutospacing="0" w:lineRule="auto"/>
        <w:ind w:left="720" w:hanging="360"/>
      </w:pPr>
      <w:r w:rsidDel="00000000" w:rsidR="00000000" w:rsidRPr="00000000">
        <w:rPr>
          <w:rtl w:val="0"/>
        </w:rPr>
        <w:t xml:space="preserve">Baseline comparison model</w:t>
      </w:r>
    </w:p>
    <w:p w:rsidR="00000000" w:rsidDel="00000000" w:rsidP="00000000" w:rsidRDefault="00000000" w:rsidRPr="00000000" w14:paraId="00000544">
      <w:pPr>
        <w:spacing w:after="240" w:before="240" w:lineRule="auto"/>
        <w:rPr/>
      </w:pPr>
      <w:r w:rsidDel="00000000" w:rsidR="00000000" w:rsidRPr="00000000">
        <w:rPr>
          <w:b w:val="1"/>
          <w:bCs w:val="1"/>
          <w:rtl w:val="0"/>
        </w:rPr>
        <w:t xml:space="preserve">Visual:</w:t>
      </w:r>
      <w:r w:rsidDel="00000000" w:rsidR="00000000" w:rsidRPr="00000000">
        <w:rPr>
          <w:rtl w:val="0"/>
        </w:rPr>
        <w:t xml:space="preserve"> Architecture diagram showing layers</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3"/>
        <w:keepNext w:val="0"/>
        <w:keepLines w:val="0"/>
        <w:spacing w:before="280" w:lineRule="auto"/>
        <w:rPr>
          <w:b w:val="1"/>
          <w:bCs w:val="1"/>
          <w:color w:val="000000"/>
          <w:sz w:val="26"/>
          <w:szCs w:val="26"/>
        </w:rPr>
      </w:pPr>
      <w:bookmarkStart w:colFirst="0" w:colLast="0" w:name="_b5alo5wxrd8p" w:id="28"/>
      <w:bookmarkEnd w:id="28"/>
      <w:r w:rsidDel="00000000" w:rsidR="00000000" w:rsidRPr="00000000">
        <w:rPr>
          <w:b w:val="1"/>
          <w:bCs w:val="1"/>
          <w:color w:val="000000"/>
          <w:sz w:val="26"/>
          <w:szCs w:val="26"/>
          <w:rtl w:val="0"/>
        </w:rPr>
        <w:t xml:space="preserve">Slide 7: Model 2 - Xception</w:t>
      </w:r>
    </w:p>
    <w:p w:rsidR="00000000" w:rsidDel="00000000" w:rsidP="00000000" w:rsidRDefault="00000000" w:rsidRPr="00000000" w14:paraId="00000547">
      <w:pPr>
        <w:spacing w:after="240" w:before="240" w:lineRule="auto"/>
        <w:rPr/>
      </w:pPr>
      <w:r w:rsidDel="00000000" w:rsidR="00000000" w:rsidRPr="00000000">
        <w:rPr>
          <w:b w:val="1"/>
          <w:bCs w:val="1"/>
          <w:rtl w:val="0"/>
        </w:rPr>
        <w:t xml:space="preserve">Title:</w:t>
      </w:r>
      <w:r w:rsidDel="00000000" w:rsidR="00000000" w:rsidRPr="00000000">
        <w:rPr>
          <w:rtl w:val="0"/>
        </w:rPr>
        <w:t xml:space="preserve"> Xception with Transfer Learning</w:t>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Architecture:</w:t>
      </w:r>
    </w:p>
    <w:p w:rsidR="00000000" w:rsidDel="00000000" w:rsidP="00000000" w:rsidRDefault="00000000" w:rsidRPr="00000000" w14:paraId="00000549">
      <w:pPr>
        <w:numPr>
          <w:ilvl w:val="0"/>
          <w:numId w:val="59"/>
        </w:numPr>
        <w:spacing w:after="0" w:afterAutospacing="0" w:before="240" w:lineRule="auto"/>
        <w:ind w:left="720" w:hanging="360"/>
      </w:pPr>
      <w:r w:rsidDel="00000000" w:rsidR="00000000" w:rsidRPr="00000000">
        <w:rPr>
          <w:b w:val="1"/>
          <w:bCs w:val="1"/>
          <w:rtl w:val="0"/>
        </w:rPr>
        <w:t xml:space="preserve">Base:</w:t>
      </w:r>
      <w:r w:rsidDel="00000000" w:rsidR="00000000" w:rsidRPr="00000000">
        <w:rPr>
          <w:rtl w:val="0"/>
        </w:rPr>
        <w:t xml:space="preserve"> Pre-trained Xception (ImageNet)</w:t>
      </w:r>
    </w:p>
    <w:p w:rsidR="00000000" w:rsidDel="00000000" w:rsidP="00000000" w:rsidRDefault="00000000" w:rsidRPr="00000000" w14:paraId="0000054A">
      <w:pPr>
        <w:numPr>
          <w:ilvl w:val="0"/>
          <w:numId w:val="59"/>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Entry Flow → Middle Flow (8 blocks) → Exit Flow</w:t>
      </w:r>
    </w:p>
    <w:p w:rsidR="00000000" w:rsidDel="00000000" w:rsidP="00000000" w:rsidRDefault="00000000" w:rsidRPr="00000000" w14:paraId="0000054B">
      <w:pPr>
        <w:numPr>
          <w:ilvl w:val="0"/>
          <w:numId w:val="59"/>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 Depthwise Separable Convolutions</w:t>
      </w:r>
    </w:p>
    <w:p w:rsidR="00000000" w:rsidDel="00000000" w:rsidP="00000000" w:rsidRDefault="00000000" w:rsidRPr="00000000" w14:paraId="0000054C">
      <w:pPr>
        <w:numPr>
          <w:ilvl w:val="0"/>
          <w:numId w:val="59"/>
        </w:numPr>
        <w:spacing w:after="0" w:afterAutospacing="0" w:before="0" w:beforeAutospacing="0" w:lineRule="auto"/>
        <w:ind w:left="720" w:hanging="360"/>
      </w:pPr>
      <w:r w:rsidDel="00000000" w:rsidR="00000000" w:rsidRPr="00000000">
        <w:rPr>
          <w:b w:val="1"/>
          <w:bCs w:val="1"/>
          <w:rtl w:val="0"/>
        </w:rPr>
        <w:t xml:space="preserve">Custom Head:</w:t>
      </w:r>
      <w:r w:rsidDel="00000000" w:rsidR="00000000" w:rsidRPr="00000000">
        <w:rPr>
          <w:rFonts w:ascii="Arial Unicode MS" w:cs="Arial Unicode MS" w:eastAsia="Arial Unicode MS" w:hAnsi="Arial Unicode MS"/>
          <w:rtl w:val="0"/>
        </w:rPr>
        <w:t xml:space="preserve"> Global Average Pooling → Dense(12)</w:t>
      </w:r>
    </w:p>
    <w:p w:rsidR="00000000" w:rsidDel="00000000" w:rsidP="00000000" w:rsidRDefault="00000000" w:rsidRPr="00000000" w14:paraId="0000054D">
      <w:pPr>
        <w:numPr>
          <w:ilvl w:val="0"/>
          <w:numId w:val="59"/>
        </w:numPr>
        <w:spacing w:after="240" w:before="0" w:beforeAutospacing="0" w:lineRule="auto"/>
        <w:ind w:left="720" w:hanging="360"/>
      </w:pPr>
      <w:r w:rsidDel="00000000" w:rsidR="00000000" w:rsidRPr="00000000">
        <w:rPr>
          <w:b w:val="1"/>
          <w:bCs w:val="1"/>
          <w:rtl w:val="0"/>
        </w:rPr>
        <w:t xml:space="preserve">Parameters:</w:t>
      </w:r>
      <w:r w:rsidDel="00000000" w:rsidR="00000000" w:rsidRPr="00000000">
        <w:rPr>
          <w:rtl w:val="0"/>
        </w:rPr>
        <w:t xml:space="preserve"> 20.9M total (only 24.6K trainable)</w:t>
      </w:r>
    </w:p>
    <w:p w:rsidR="00000000" w:rsidDel="00000000" w:rsidP="00000000" w:rsidRDefault="00000000" w:rsidRPr="00000000" w14:paraId="0000054E">
      <w:pPr>
        <w:spacing w:after="240" w:before="240" w:lineRule="auto"/>
        <w:rPr>
          <w:b w:val="1"/>
          <w:bCs w:val="1"/>
        </w:rPr>
      </w:pPr>
      <w:r w:rsidDel="00000000" w:rsidR="00000000" w:rsidRPr="00000000">
        <w:rPr>
          <w:b w:val="1"/>
          <w:bCs w:val="1"/>
          <w:rtl w:val="0"/>
        </w:rPr>
        <w:t xml:space="preserve">Strategy:</w:t>
      </w:r>
    </w:p>
    <w:p w:rsidR="00000000" w:rsidDel="00000000" w:rsidP="00000000" w:rsidRDefault="00000000" w:rsidRPr="00000000" w14:paraId="0000054F">
      <w:pPr>
        <w:numPr>
          <w:ilvl w:val="0"/>
          <w:numId w:val="116"/>
        </w:numPr>
        <w:spacing w:after="0" w:afterAutospacing="0" w:before="240" w:lineRule="auto"/>
        <w:ind w:left="720" w:hanging="360"/>
      </w:pPr>
      <w:r w:rsidDel="00000000" w:rsidR="00000000" w:rsidRPr="00000000">
        <w:rPr>
          <w:rtl w:val="0"/>
        </w:rPr>
        <w:t xml:space="preserve">Freeze entire base model</w:t>
      </w:r>
    </w:p>
    <w:p w:rsidR="00000000" w:rsidDel="00000000" w:rsidP="00000000" w:rsidRDefault="00000000" w:rsidRPr="00000000" w14:paraId="00000550">
      <w:pPr>
        <w:numPr>
          <w:ilvl w:val="0"/>
          <w:numId w:val="116"/>
        </w:numPr>
        <w:spacing w:after="0" w:afterAutospacing="0" w:before="0" w:beforeAutospacing="0" w:lineRule="auto"/>
        <w:ind w:left="720" w:hanging="360"/>
      </w:pPr>
      <w:r w:rsidDel="00000000" w:rsidR="00000000" w:rsidRPr="00000000">
        <w:rPr>
          <w:rtl w:val="0"/>
        </w:rPr>
        <w:t xml:space="preserve">Train only output layer</w:t>
      </w:r>
    </w:p>
    <w:p w:rsidR="00000000" w:rsidDel="00000000" w:rsidP="00000000" w:rsidRDefault="00000000" w:rsidRPr="00000000" w14:paraId="00000551">
      <w:pPr>
        <w:numPr>
          <w:ilvl w:val="0"/>
          <w:numId w:val="116"/>
        </w:numPr>
        <w:spacing w:after="240" w:before="0" w:beforeAutospacing="0" w:lineRule="auto"/>
        <w:ind w:left="720" w:hanging="360"/>
      </w:pPr>
      <w:r w:rsidDel="00000000" w:rsidR="00000000" w:rsidRPr="00000000">
        <w:rPr>
          <w:rtl w:val="0"/>
        </w:rPr>
        <w:t xml:space="preserve">Leverage ImageNet features</w:t>
      </w:r>
    </w:p>
    <w:p w:rsidR="00000000" w:rsidDel="00000000" w:rsidP="00000000" w:rsidRDefault="00000000" w:rsidRPr="00000000" w14:paraId="00000552">
      <w:pPr>
        <w:spacing w:after="240" w:before="240" w:lineRule="auto"/>
        <w:rPr/>
      </w:pPr>
      <w:r w:rsidDel="00000000" w:rsidR="00000000" w:rsidRPr="00000000">
        <w:rPr>
          <w:b w:val="1"/>
          <w:bCs w:val="1"/>
          <w:rtl w:val="0"/>
        </w:rPr>
        <w:t xml:space="preserve">Visual:</w:t>
      </w:r>
      <w:r w:rsidDel="00000000" w:rsidR="00000000" w:rsidRPr="00000000">
        <w:rPr>
          <w:rtl w:val="0"/>
        </w:rPr>
        <w:t xml:space="preserve"> Simplified Xception flow diagram</w:t>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jd8hskcutyen" w:id="29"/>
      <w:bookmarkEnd w:id="29"/>
      <w:r w:rsidDel="00000000" w:rsidR="00000000" w:rsidRPr="00000000">
        <w:rPr>
          <w:b w:val="1"/>
          <w:bCs w:val="1"/>
          <w:color w:val="000000"/>
          <w:sz w:val="26"/>
          <w:szCs w:val="26"/>
          <w:rtl w:val="0"/>
        </w:rPr>
        <w:t xml:space="preserve">Slide 8: Model 3 - MobileNetV2</w:t>
      </w:r>
    </w:p>
    <w:p w:rsidR="00000000" w:rsidDel="00000000" w:rsidP="00000000" w:rsidRDefault="00000000" w:rsidRPr="00000000" w14:paraId="00000555">
      <w:pPr>
        <w:spacing w:after="240" w:before="240" w:lineRule="auto"/>
        <w:rPr/>
      </w:pPr>
      <w:r w:rsidDel="00000000" w:rsidR="00000000" w:rsidRPr="00000000">
        <w:rPr>
          <w:b w:val="1"/>
          <w:bCs w:val="1"/>
          <w:rtl w:val="0"/>
        </w:rPr>
        <w:t xml:space="preserve">Title:</w:t>
      </w:r>
      <w:r w:rsidDel="00000000" w:rsidR="00000000" w:rsidRPr="00000000">
        <w:rPr>
          <w:rtl w:val="0"/>
        </w:rPr>
        <w:t xml:space="preserve"> MobileNetV2 - Efficient Architecture</w:t>
      </w:r>
    </w:p>
    <w:p w:rsidR="00000000" w:rsidDel="00000000" w:rsidP="00000000" w:rsidRDefault="00000000" w:rsidRPr="00000000" w14:paraId="00000556">
      <w:pPr>
        <w:spacing w:after="240" w:before="240" w:lineRule="auto"/>
        <w:rPr>
          <w:b w:val="1"/>
          <w:bCs w:val="1"/>
        </w:rPr>
      </w:pPr>
      <w:r w:rsidDel="00000000" w:rsidR="00000000" w:rsidRPr="00000000">
        <w:rPr>
          <w:b w:val="1"/>
          <w:bCs w:val="1"/>
          <w:rtl w:val="0"/>
        </w:rPr>
        <w:t xml:space="preserve">Architecture:</w:t>
      </w:r>
    </w:p>
    <w:p w:rsidR="00000000" w:rsidDel="00000000" w:rsidP="00000000" w:rsidRDefault="00000000" w:rsidRPr="00000000" w14:paraId="00000557">
      <w:pPr>
        <w:numPr>
          <w:ilvl w:val="0"/>
          <w:numId w:val="64"/>
        </w:numPr>
        <w:spacing w:after="0" w:afterAutospacing="0" w:before="240" w:lineRule="auto"/>
        <w:ind w:left="720" w:hanging="360"/>
      </w:pPr>
      <w:r w:rsidDel="00000000" w:rsidR="00000000" w:rsidRPr="00000000">
        <w:rPr>
          <w:b w:val="1"/>
          <w:bCs w:val="1"/>
          <w:rtl w:val="0"/>
        </w:rPr>
        <w:t xml:space="preserve">Base:</w:t>
      </w:r>
      <w:r w:rsidDel="00000000" w:rsidR="00000000" w:rsidRPr="00000000">
        <w:rPr>
          <w:rtl w:val="0"/>
        </w:rPr>
        <w:t xml:space="preserve"> Pre-trained MobileNetV2 (ImageNet)</w:t>
      </w:r>
    </w:p>
    <w:p w:rsidR="00000000" w:rsidDel="00000000" w:rsidP="00000000" w:rsidRDefault="00000000" w:rsidRPr="00000000" w14:paraId="00000558">
      <w:pPr>
        <w:numPr>
          <w:ilvl w:val="0"/>
          <w:numId w:val="64"/>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Inverted Residual Blocks</w:t>
      </w:r>
    </w:p>
    <w:p w:rsidR="00000000" w:rsidDel="00000000" w:rsidP="00000000" w:rsidRDefault="00000000" w:rsidRPr="00000000" w14:paraId="00000559">
      <w:pPr>
        <w:numPr>
          <w:ilvl w:val="0"/>
          <w:numId w:val="64"/>
        </w:numPr>
        <w:spacing w:after="0" w:afterAutospacing="0" w:before="0" w:beforeAutospacing="0" w:lineRule="auto"/>
        <w:ind w:left="720" w:hanging="360"/>
      </w:pPr>
      <w:r w:rsidDel="00000000" w:rsidR="00000000" w:rsidRPr="00000000">
        <w:rPr>
          <w:b w:val="1"/>
          <w:bCs w:val="1"/>
          <w:rtl w:val="0"/>
        </w:rPr>
        <w:t xml:space="preserve">Custom Head:</w:t>
      </w:r>
      <w:r w:rsidDel="00000000" w:rsidR="00000000" w:rsidRPr="00000000">
        <w:rPr>
          <w:rFonts w:ascii="Arial Unicode MS" w:cs="Arial Unicode MS" w:eastAsia="Arial Unicode MS" w:hAnsi="Arial Unicode MS"/>
          <w:rtl w:val="0"/>
        </w:rPr>
        <w:t xml:space="preserve"> GAP → Dense(256) → Dropout(0.5) → Dense(12)</w:t>
      </w:r>
    </w:p>
    <w:p w:rsidR="00000000" w:rsidDel="00000000" w:rsidP="00000000" w:rsidRDefault="00000000" w:rsidRPr="00000000" w14:paraId="0000055A">
      <w:pPr>
        <w:numPr>
          <w:ilvl w:val="0"/>
          <w:numId w:val="64"/>
        </w:numPr>
        <w:spacing w:after="240" w:before="0" w:beforeAutospacing="0" w:lineRule="auto"/>
        <w:ind w:left="720" w:hanging="360"/>
      </w:pPr>
      <w:r w:rsidDel="00000000" w:rsidR="00000000" w:rsidRPr="00000000">
        <w:rPr>
          <w:b w:val="1"/>
          <w:bCs w:val="1"/>
          <w:rtl w:val="0"/>
        </w:rPr>
        <w:t xml:space="preserve">Parameters:</w:t>
      </w:r>
      <w:r w:rsidDel="00000000" w:rsidR="00000000" w:rsidRPr="00000000">
        <w:rPr>
          <w:rtl w:val="0"/>
        </w:rPr>
        <w:t xml:space="preserve"> 2.6M total (331K trainable)</w:t>
      </w:r>
    </w:p>
    <w:p w:rsidR="00000000" w:rsidDel="00000000" w:rsidP="00000000" w:rsidRDefault="00000000" w:rsidRPr="00000000" w14:paraId="0000055B">
      <w:pPr>
        <w:spacing w:after="240" w:before="240" w:lineRule="auto"/>
        <w:rPr>
          <w:b w:val="1"/>
          <w:bCs w:val="1"/>
        </w:rPr>
      </w:pPr>
      <w:r w:rsidDel="00000000" w:rsidR="00000000" w:rsidRPr="00000000">
        <w:rPr>
          <w:b w:val="1"/>
          <w:bCs w:val="1"/>
          <w:rtl w:val="0"/>
        </w:rPr>
        <w:t xml:space="preserve">Key Advantages:</w:t>
      </w:r>
    </w:p>
    <w:p w:rsidR="00000000" w:rsidDel="00000000" w:rsidP="00000000" w:rsidRDefault="00000000" w:rsidRPr="00000000" w14:paraId="0000055C">
      <w:pPr>
        <w:numPr>
          <w:ilvl w:val="0"/>
          <w:numId w:val="20"/>
        </w:numPr>
        <w:spacing w:after="0" w:afterAutospacing="0" w:before="240" w:lineRule="auto"/>
        <w:ind w:left="720" w:hanging="360"/>
      </w:pPr>
      <w:r w:rsidDel="00000000" w:rsidR="00000000" w:rsidRPr="00000000">
        <w:rPr>
          <w:rtl w:val="0"/>
        </w:rPr>
        <w:t xml:space="preserve">⚡ Lightweight &amp; Fast</w:t>
      </w:r>
    </w:p>
    <w:p w:rsidR="00000000" w:rsidDel="00000000" w:rsidP="00000000" w:rsidRDefault="00000000" w:rsidRPr="00000000" w14:paraId="0000055D">
      <w:pPr>
        <w:numPr>
          <w:ilvl w:val="0"/>
          <w:numId w:val="20"/>
        </w:numPr>
        <w:spacing w:after="0" w:afterAutospacing="0" w:before="0" w:beforeAutospacing="0" w:lineRule="auto"/>
        <w:ind w:left="720" w:hanging="360"/>
      </w:pPr>
      <w:r w:rsidDel="00000000" w:rsidR="00000000" w:rsidRPr="00000000">
        <w:rPr>
          <w:rtl w:val="0"/>
        </w:rPr>
        <w:t xml:space="preserve">📱 Mobile-ready</w:t>
      </w:r>
    </w:p>
    <w:p w:rsidR="00000000" w:rsidDel="00000000" w:rsidP="00000000" w:rsidRDefault="00000000" w:rsidRPr="00000000" w14:paraId="0000055E">
      <w:pPr>
        <w:numPr>
          <w:ilvl w:val="0"/>
          <w:numId w:val="20"/>
        </w:numPr>
        <w:spacing w:after="0" w:afterAutospacing="0" w:before="0" w:beforeAutospacing="0" w:lineRule="auto"/>
        <w:ind w:left="720" w:hanging="360"/>
      </w:pPr>
      <w:r w:rsidDel="00000000" w:rsidR="00000000" w:rsidRPr="00000000">
        <w:rPr>
          <w:rtl w:val="0"/>
        </w:rPr>
        <w:t xml:space="preserve">🔋 Energy efficient</w:t>
      </w:r>
    </w:p>
    <w:p w:rsidR="00000000" w:rsidDel="00000000" w:rsidP="00000000" w:rsidRDefault="00000000" w:rsidRPr="00000000" w14:paraId="0000055F">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Good accuracy/efficiency trade-off</w:t>
      </w:r>
    </w:p>
    <w:p w:rsidR="00000000" w:rsidDel="00000000" w:rsidP="00000000" w:rsidRDefault="00000000" w:rsidRPr="00000000" w14:paraId="00000560">
      <w:pPr>
        <w:spacing w:after="240" w:before="240" w:lineRule="auto"/>
        <w:rPr/>
      </w:pPr>
      <w:r w:rsidDel="00000000" w:rsidR="00000000" w:rsidRPr="00000000">
        <w:rPr>
          <w:b w:val="1"/>
          <w:bCs w:val="1"/>
          <w:rtl w:val="0"/>
        </w:rPr>
        <w:t xml:space="preserve">Visual:</w:t>
      </w:r>
      <w:r w:rsidDel="00000000" w:rsidR="00000000" w:rsidRPr="00000000">
        <w:rPr>
          <w:rtl w:val="0"/>
        </w:rPr>
        <w:t xml:space="preserve"> MobileNetV2 block structure diagram</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vf0v82sba280" w:id="30"/>
      <w:bookmarkEnd w:id="30"/>
      <w:r w:rsidDel="00000000" w:rsidR="00000000" w:rsidRPr="00000000">
        <w:rPr>
          <w:b w:val="1"/>
          <w:bCs w:val="1"/>
          <w:color w:val="000000"/>
          <w:sz w:val="26"/>
          <w:szCs w:val="26"/>
          <w:rtl w:val="0"/>
        </w:rPr>
        <w:t xml:space="preserve">Slide 9: Training Configuration</w:t>
      </w:r>
    </w:p>
    <w:p w:rsidR="00000000" w:rsidDel="00000000" w:rsidP="00000000" w:rsidRDefault="00000000" w:rsidRPr="00000000" w14:paraId="00000563">
      <w:pPr>
        <w:spacing w:after="240" w:before="240" w:lineRule="auto"/>
        <w:rPr/>
      </w:pPr>
      <w:r w:rsidDel="00000000" w:rsidR="00000000" w:rsidRPr="00000000">
        <w:rPr>
          <w:b w:val="1"/>
          <w:bCs w:val="1"/>
          <w:rtl w:val="0"/>
        </w:rPr>
        <w:t xml:space="preserve">Title:</w:t>
      </w:r>
      <w:r w:rsidDel="00000000" w:rsidR="00000000" w:rsidRPr="00000000">
        <w:rPr>
          <w:rtl w:val="0"/>
        </w:rPr>
        <w:t xml:space="preserve"> Training Setup</w:t>
      </w:r>
    </w:p>
    <w:p w:rsidR="00000000" w:rsidDel="00000000" w:rsidP="00000000" w:rsidRDefault="00000000" w:rsidRPr="00000000" w14:paraId="00000564">
      <w:pPr>
        <w:spacing w:after="240" w:before="240" w:lineRule="auto"/>
        <w:rPr>
          <w:b w:val="1"/>
          <w:bCs w:val="1"/>
        </w:rPr>
      </w:pPr>
      <w:r w:rsidDel="00000000" w:rsidR="00000000" w:rsidRPr="00000000">
        <w:rPr>
          <w:b w:val="1"/>
          <w:bCs w:val="1"/>
          <w:rtl w:val="0"/>
        </w:rPr>
        <w:t xml:space="preserve">Hyperparameters:</w:t>
      </w:r>
    </w:p>
    <w:tbl>
      <w:tblPr>
        <w:tblStyle w:val="Table8"/>
        <w:tblW w:w="5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610"/>
        <w:gridCol w:w="1145"/>
        <w:gridCol w:w="1610"/>
        <w:tblGridChange w:id="0">
          <w:tblGrid>
            <w:gridCol w:w="1595"/>
            <w:gridCol w:w="1610"/>
            <w:gridCol w:w="1145"/>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jc w:val="center"/>
              <w:rPr/>
            </w:pPr>
            <w:r w:rsidDel="00000000" w:rsidR="00000000" w:rsidRPr="00000000">
              <w:rPr>
                <w:b w:val="1"/>
                <w:bCs w:val="1"/>
                <w:rtl w:val="0"/>
              </w:rPr>
              <w:t xml:space="preserve">Custom CNN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jc w:val="center"/>
              <w:rPr/>
            </w:pPr>
            <w:r w:rsidDel="00000000" w:rsidR="00000000" w:rsidRPr="00000000">
              <w:rPr>
                <w:b w:val="1"/>
                <w:bCs w:val="1"/>
                <w:rtl w:val="0"/>
              </w:rPr>
              <w:t xml:space="preserv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jc w:val="center"/>
              <w:rPr/>
            </w:pPr>
            <w:r w:rsidDel="00000000" w:rsidR="00000000" w:rsidRPr="00000000">
              <w:rPr>
                <w:b w:val="1"/>
                <w:bCs w:val="1"/>
                <w:rtl w:val="0"/>
              </w:rPr>
              <w:t xml:space="preserve">MobileNetV2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rPr/>
            </w:pPr>
            <w:r w:rsidDel="00000000" w:rsidR="00000000" w:rsidRPr="00000000">
              <w:rPr>
                <w:rtl w:val="0"/>
              </w:rPr>
              <w:t xml:space="preserve">Epochs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rPr/>
            </w:pPr>
            <w:r w:rsidDel="00000000" w:rsidR="00000000" w:rsidRPr="00000000">
              <w:rPr>
                <w:rtl w:val="0"/>
              </w:rPr>
              <w:t xml:space="preserve">20-30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rPr/>
            </w:pPr>
            <w:r w:rsidDel="00000000" w:rsidR="00000000" w:rsidRPr="00000000">
              <w:rPr>
                <w:rtl w:val="0"/>
              </w:rPr>
              <w:t xml:space="preserve">20-30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rPr/>
            </w:pPr>
            <w:r w:rsidDel="00000000" w:rsidR="00000000" w:rsidRPr="00000000">
              <w:rPr>
                <w:rtl w:val="0"/>
              </w:rPr>
              <w:t xml:space="preserve">Learning 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rPr/>
            </w:pPr>
            <w:r w:rsidDel="00000000" w:rsidR="00000000" w:rsidRPr="00000000">
              <w:rPr>
                <w:rtl w:val="0"/>
              </w:rPr>
              <w:t xml:space="preserve">0.001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rPr/>
            </w:pPr>
            <w:r w:rsidDel="00000000" w:rsidR="00000000" w:rsidRPr="00000000">
              <w:rPr>
                <w:rtl w:val="0"/>
              </w:rPr>
              <w:t xml:space="preserve">0.0001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rPr/>
            </w:pPr>
            <w:r w:rsidDel="00000000" w:rsidR="00000000" w:rsidRPr="00000000">
              <w:rPr>
                <w:rtl w:val="0"/>
              </w:rPr>
              <w:t xml:space="preserve">0.001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rPr/>
            </w:pPr>
            <w:r w:rsidDel="00000000" w:rsidR="00000000" w:rsidRPr="00000000">
              <w:rPr>
                <w:rtl w:val="0"/>
              </w:rPr>
              <w:t xml:space="preserve">Batch Size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rPr/>
            </w:pPr>
            <w:r w:rsidDel="00000000" w:rsidR="00000000" w:rsidRPr="00000000">
              <w:rPr>
                <w:rtl w:val="0"/>
              </w:rPr>
              <w:t xml:space="preserve">32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rPr/>
            </w:pPr>
            <w:r w:rsidDel="00000000" w:rsidR="00000000" w:rsidRPr="00000000">
              <w:rPr>
                <w:rtl w:val="0"/>
              </w:rPr>
              <w:t xml:space="preserve">Optimizer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rPr/>
            </w:pPr>
            <w:r w:rsidDel="00000000" w:rsidR="00000000" w:rsidRPr="00000000">
              <w:rPr>
                <w:rtl w:val="0"/>
              </w:rPr>
              <w:t xml:space="preserve">Adam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rPr/>
            </w:pPr>
            <w:r w:rsidDel="00000000" w:rsidR="00000000" w:rsidRPr="00000000">
              <w:rPr>
                <w:rtl w:val="0"/>
              </w:rPr>
              <w:t xml:space="preserve">Adam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rPr/>
            </w:pPr>
            <w:r w:rsidDel="00000000" w:rsidR="00000000" w:rsidRPr="00000000">
              <w:rPr>
                <w:rtl w:val="0"/>
              </w:rPr>
              <w:t xml:space="preserve">Adam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rPr/>
            </w:pPr>
            <w:r w:rsidDel="00000000" w:rsidR="00000000" w:rsidRPr="00000000">
              <w:rPr>
                <w:rtl w:val="0"/>
              </w:rPr>
              <w:t xml:space="preserve">Data 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rPr/>
            </w:pPr>
            <w:r w:rsidDel="00000000" w:rsidR="00000000" w:rsidRPr="00000000">
              <w:rPr>
                <w:rtl w:val="0"/>
              </w:rPr>
              <w:t xml:space="preserve">Yes</w:t>
            </w:r>
          </w:p>
        </w:tc>
      </w:tr>
    </w:tbl>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Callbacks:</w:t>
      </w:r>
    </w:p>
    <w:p w:rsidR="00000000" w:rsidDel="00000000" w:rsidP="00000000" w:rsidRDefault="00000000" w:rsidRPr="00000000" w14:paraId="0000057E">
      <w:pPr>
        <w:numPr>
          <w:ilvl w:val="0"/>
          <w:numId w:val="60"/>
        </w:numPr>
        <w:spacing w:after="0" w:afterAutospacing="0" w:before="240" w:lineRule="auto"/>
        <w:ind w:left="720" w:hanging="360"/>
      </w:pPr>
      <w:r w:rsidDel="00000000" w:rsidR="00000000" w:rsidRPr="00000000">
        <w:rPr>
          <w:rtl w:val="0"/>
        </w:rPr>
        <w:t xml:space="preserve">Early Stopping (patience: 10)</w:t>
      </w:r>
    </w:p>
    <w:p w:rsidR="00000000" w:rsidDel="00000000" w:rsidP="00000000" w:rsidRDefault="00000000" w:rsidRPr="00000000" w14:paraId="0000057F">
      <w:pPr>
        <w:numPr>
          <w:ilvl w:val="0"/>
          <w:numId w:val="60"/>
        </w:numPr>
        <w:spacing w:after="0" w:afterAutospacing="0" w:before="0" w:beforeAutospacing="0" w:lineRule="auto"/>
        <w:ind w:left="720" w:hanging="360"/>
      </w:pPr>
      <w:r w:rsidDel="00000000" w:rsidR="00000000" w:rsidRPr="00000000">
        <w:rPr>
          <w:rtl w:val="0"/>
        </w:rPr>
        <w:t xml:space="preserve">Model Checkpoint (save best)</w:t>
      </w:r>
    </w:p>
    <w:p w:rsidR="00000000" w:rsidDel="00000000" w:rsidP="00000000" w:rsidRDefault="00000000" w:rsidRPr="00000000" w14:paraId="00000580">
      <w:pPr>
        <w:numPr>
          <w:ilvl w:val="0"/>
          <w:numId w:val="60"/>
        </w:numPr>
        <w:spacing w:after="240" w:before="0" w:beforeAutospacing="0" w:lineRule="auto"/>
        <w:ind w:left="720" w:hanging="360"/>
      </w:pPr>
      <w:r w:rsidDel="00000000" w:rsidR="00000000" w:rsidRPr="00000000">
        <w:rPr>
          <w:rtl w:val="0"/>
        </w:rPr>
        <w:t xml:space="preserve">Learning Rate Reduction</w:t>
      </w:r>
    </w:p>
    <w:p w:rsidR="00000000" w:rsidDel="00000000" w:rsidP="00000000" w:rsidRDefault="00000000" w:rsidRPr="00000000" w14:paraId="00000581">
      <w:pPr>
        <w:spacing w:after="240" w:before="240" w:lineRule="auto"/>
        <w:rPr/>
      </w:pPr>
      <w:r w:rsidDel="00000000" w:rsidR="00000000" w:rsidRPr="00000000">
        <w:rPr>
          <w:b w:val="1"/>
          <w:bCs w:val="1"/>
          <w:rtl w:val="0"/>
        </w:rPr>
        <w:t xml:space="preserve">Visual:</w:t>
      </w:r>
      <w:r w:rsidDel="00000000" w:rsidR="00000000" w:rsidRPr="00000000">
        <w:rPr>
          <w:rtl w:val="0"/>
        </w:rPr>
        <w:t xml:space="preserve"> Table with colored rows</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ywbsfcah2kro" w:id="31"/>
      <w:bookmarkEnd w:id="31"/>
      <w:r w:rsidDel="00000000" w:rsidR="00000000" w:rsidRPr="00000000">
        <w:rPr>
          <w:b w:val="1"/>
          <w:bCs w:val="1"/>
          <w:color w:val="000000"/>
          <w:sz w:val="26"/>
          <w:szCs w:val="26"/>
          <w:rtl w:val="0"/>
        </w:rPr>
        <w:t xml:space="preserve">Slide 10: Results - Performance Comparison</w:t>
      </w:r>
    </w:p>
    <w:p w:rsidR="00000000" w:rsidDel="00000000" w:rsidP="00000000" w:rsidRDefault="00000000" w:rsidRPr="00000000" w14:paraId="00000584">
      <w:pPr>
        <w:spacing w:after="240" w:before="240" w:lineRule="auto"/>
        <w:rPr/>
      </w:pPr>
      <w:r w:rsidDel="00000000" w:rsidR="00000000" w:rsidRPr="00000000">
        <w:rPr>
          <w:b w:val="1"/>
          <w:bCs w:val="1"/>
          <w:rtl w:val="0"/>
        </w:rPr>
        <w:t xml:space="preserve">Title:</w:t>
      </w:r>
      <w:r w:rsidDel="00000000" w:rsidR="00000000" w:rsidRPr="00000000">
        <w:rPr>
          <w:rtl w:val="0"/>
        </w:rPr>
        <w:t xml:space="preserve"> Model Performance on Test Set</w:t>
      </w:r>
    </w:p>
    <w:p w:rsidR="00000000" w:rsidDel="00000000" w:rsidP="00000000" w:rsidRDefault="00000000" w:rsidRPr="00000000" w14:paraId="00000585">
      <w:pPr>
        <w:spacing w:after="240" w:before="240" w:lineRule="auto"/>
        <w:rPr>
          <w:b w:val="1"/>
          <w:bCs w:val="1"/>
        </w:rPr>
      </w:pPr>
      <w:r w:rsidDel="00000000" w:rsidR="00000000" w:rsidRPr="00000000">
        <w:rPr>
          <w:b w:val="1"/>
          <w:bCs w:val="1"/>
          <w:rtl w:val="0"/>
        </w:rPr>
        <w:t xml:space="preserve">Main Results Table:</w:t>
      </w:r>
    </w:p>
    <w:tbl>
      <w:tblPr>
        <w:tblStyle w:val="Table9"/>
        <w:tblW w:w="6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205"/>
        <w:gridCol w:w="1175"/>
        <w:gridCol w:w="875"/>
        <w:gridCol w:w="1145"/>
        <w:tblGridChange w:id="0">
          <w:tblGrid>
            <w:gridCol w:w="1610"/>
            <w:gridCol w:w="1205"/>
            <w:gridCol w:w="1175"/>
            <w:gridCol w:w="875"/>
            <w:gridCol w:w="1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jc w:val="center"/>
              <w:rPr/>
            </w:pPr>
            <w:r w:rsidDel="00000000" w:rsidR="00000000" w:rsidRPr="00000000">
              <w:rPr>
                <w:b w:val="1"/>
                <w:bCs w:val="1"/>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9">
            <w:pPr>
              <w:jc w:val="center"/>
              <w:rPr/>
            </w:pPr>
            <w:r w:rsidDel="00000000" w:rsidR="00000000" w:rsidRPr="00000000">
              <w:rPr>
                <w:b w:val="1"/>
                <w:bCs w:val="1"/>
                <w:rtl w:val="0"/>
              </w:rPr>
              <w:t xml:space="preserve">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jc w:val="center"/>
              <w:rPr/>
            </w:pPr>
            <w:r w:rsidDel="00000000" w:rsidR="00000000" w:rsidRPr="00000000">
              <w:rPr>
                <w:b w:val="1"/>
                <w:bCs w:val="1"/>
                <w:rtl w:val="0"/>
              </w:rPr>
              <w:t xml:space="preserve">F1-Score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rPr/>
            </w:pPr>
            <w:r w:rsidDel="00000000" w:rsidR="00000000" w:rsidRPr="00000000">
              <w:rPr>
                <w:b w:val="1"/>
                <w:bCs w:val="1"/>
                <w:rtl w:val="0"/>
              </w:rPr>
              <w:t xml:space="preserve">Custom CNN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rPr/>
            </w:pPr>
            <w:r w:rsidDel="00000000" w:rsidR="00000000" w:rsidRPr="00000000">
              <w:rPr>
                <w:rtl w:val="0"/>
              </w:rPr>
              <w:t xml:space="preserve">78.5%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rPr/>
            </w:pPr>
            <w:r w:rsidDel="00000000" w:rsidR="00000000" w:rsidRPr="00000000">
              <w:rPr>
                <w:rtl w:val="0"/>
              </w:rPr>
              <w:t xml:space="preserve">0.792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rPr/>
            </w:pPr>
            <w:r w:rsidDel="00000000" w:rsidR="00000000" w:rsidRPr="00000000">
              <w:rPr>
                <w:rtl w:val="0"/>
              </w:rPr>
              <w:t xml:space="preserve">0.785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rPr/>
            </w:pPr>
            <w:r w:rsidDel="00000000" w:rsidR="00000000" w:rsidRPr="00000000">
              <w:rPr>
                <w:rtl w:val="0"/>
              </w:rPr>
              <w:t xml:space="preserve">0.786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rPr/>
            </w:pPr>
            <w:r w:rsidDel="00000000" w:rsidR="00000000" w:rsidRPr="00000000">
              <w:rPr>
                <w:b w:val="1"/>
                <w:bCs w:val="1"/>
                <w:rtl w:val="0"/>
              </w:rPr>
              <w:t xml:space="preserv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rPr/>
            </w:pPr>
            <w:r w:rsidDel="00000000" w:rsidR="00000000" w:rsidRPr="00000000">
              <w:rPr>
                <w:b w:val="1"/>
                <w:bCs w:val="1"/>
                <w:rtl w:val="0"/>
              </w:rPr>
              <w:t xml:space="preserve">94.7%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rPr/>
            </w:pPr>
            <w:r w:rsidDel="00000000" w:rsidR="00000000" w:rsidRPr="00000000">
              <w:rPr>
                <w:b w:val="1"/>
                <w:bCs w:val="1"/>
                <w:rtl w:val="0"/>
              </w:rPr>
              <w:t xml:space="preserve">0.949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rPr/>
            </w:pPr>
            <w:r w:rsidDel="00000000" w:rsidR="00000000" w:rsidRPr="00000000">
              <w:rPr>
                <w:b w:val="1"/>
                <w:bCs w:val="1"/>
                <w:rtl w:val="0"/>
              </w:rPr>
              <w:t xml:space="preserve">0.947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rPr/>
            </w:pPr>
            <w:r w:rsidDel="00000000" w:rsidR="00000000" w:rsidRPr="00000000">
              <w:rPr>
                <w:b w:val="1"/>
                <w:bCs w:val="1"/>
                <w:rtl w:val="0"/>
              </w:rPr>
              <w:t xml:space="preserve">0.948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rPr/>
            </w:pPr>
            <w:r w:rsidDel="00000000" w:rsidR="00000000" w:rsidRPr="00000000">
              <w:rPr>
                <w:b w:val="1"/>
                <w:bCs w:val="1"/>
                <w:rtl w:val="0"/>
              </w:rPr>
              <w:t xml:space="preserve">MobileNetV2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rPr/>
            </w:pPr>
            <w:r w:rsidDel="00000000" w:rsidR="00000000" w:rsidRPr="00000000">
              <w:rPr>
                <w:rtl w:val="0"/>
              </w:rPr>
              <w:t xml:space="preserve">92.3%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rPr/>
            </w:pPr>
            <w:r w:rsidDel="00000000" w:rsidR="00000000" w:rsidRPr="00000000">
              <w:rPr>
                <w:rtl w:val="0"/>
              </w:rPr>
              <w:t xml:space="preserve">0.925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rPr/>
            </w:pPr>
            <w:r w:rsidDel="00000000" w:rsidR="00000000" w:rsidRPr="00000000">
              <w:rPr>
                <w:rtl w:val="0"/>
              </w:rPr>
              <w:t xml:space="preserve">0.923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rPr/>
            </w:pPr>
            <w:r w:rsidDel="00000000" w:rsidR="00000000" w:rsidRPr="00000000">
              <w:rPr>
                <w:rtl w:val="0"/>
              </w:rPr>
              <w:t xml:space="preserve">0.924</w:t>
            </w:r>
          </w:p>
        </w:tc>
      </w:tr>
    </w:tbl>
    <w:p w:rsidR="00000000" w:rsidDel="00000000" w:rsidP="00000000" w:rsidRDefault="00000000" w:rsidRPr="00000000" w14:paraId="0000059A">
      <w:pPr>
        <w:spacing w:after="240" w:before="240" w:lineRule="auto"/>
        <w:rPr>
          <w:b w:val="1"/>
          <w:bCs w:val="1"/>
        </w:rPr>
      </w:pPr>
      <w:r w:rsidDel="00000000" w:rsidR="00000000" w:rsidRPr="00000000">
        <w:rPr>
          <w:b w:val="1"/>
          <w:bCs w:val="1"/>
          <w:rtl w:val="0"/>
        </w:rPr>
        <w:t xml:space="preserve">Key Insights:</w:t>
      </w:r>
    </w:p>
    <w:p w:rsidR="00000000" w:rsidDel="00000000" w:rsidP="00000000" w:rsidRDefault="00000000" w:rsidRPr="00000000" w14:paraId="0000059B">
      <w:pPr>
        <w:numPr>
          <w:ilvl w:val="0"/>
          <w:numId w:val="7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Xception achieves highest accuracy (94.7%)</w:t>
      </w:r>
    </w:p>
    <w:p w:rsidR="00000000" w:rsidDel="00000000" w:rsidP="00000000" w:rsidRDefault="00000000" w:rsidRPr="00000000" w14:paraId="0000059C">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Transfer learning provides +16.2% improvement</w:t>
      </w:r>
    </w:p>
    <w:p w:rsidR="00000000" w:rsidDel="00000000" w:rsidP="00000000" w:rsidRDefault="00000000" w:rsidRPr="00000000" w14:paraId="0000059D">
      <w:pPr>
        <w:numPr>
          <w:ilvl w:val="0"/>
          <w:numId w:val="7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MobileNetV2 offers best efficiency/accuracy balance</w:t>
      </w:r>
    </w:p>
    <w:p w:rsidR="00000000" w:rsidDel="00000000" w:rsidP="00000000" w:rsidRDefault="00000000" w:rsidRPr="00000000" w14:paraId="0000059E">
      <w:pPr>
        <w:spacing w:after="240" w:before="240" w:lineRule="auto"/>
        <w:rPr/>
      </w:pPr>
      <w:r w:rsidDel="00000000" w:rsidR="00000000" w:rsidRPr="00000000">
        <w:rPr>
          <w:b w:val="1"/>
          <w:bCs w:val="1"/>
          <w:rtl w:val="0"/>
        </w:rPr>
        <w:t xml:space="preserve">Visual:</w:t>
      </w:r>
      <w:r w:rsidDel="00000000" w:rsidR="00000000" w:rsidRPr="00000000">
        <w:rPr>
          <w:rtl w:val="0"/>
        </w:rPr>
        <w:t xml:space="preserve"> Bar chart comparing the four metrics</w:t>
      </w:r>
    </w:p>
    <w:p w:rsidR="00000000" w:rsidDel="00000000" w:rsidP="00000000" w:rsidRDefault="00000000" w:rsidRPr="00000000" w14:paraId="00000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3"/>
        <w:keepNext w:val="0"/>
        <w:keepLines w:val="0"/>
        <w:spacing w:before="280" w:lineRule="auto"/>
        <w:rPr>
          <w:b w:val="1"/>
          <w:bCs w:val="1"/>
          <w:color w:val="000000"/>
          <w:sz w:val="26"/>
          <w:szCs w:val="26"/>
        </w:rPr>
      </w:pPr>
      <w:bookmarkStart w:colFirst="0" w:colLast="0" w:name="_r8felbfyr9w0" w:id="32"/>
      <w:bookmarkEnd w:id="32"/>
      <w:r w:rsidDel="00000000" w:rsidR="00000000" w:rsidRPr="00000000">
        <w:rPr>
          <w:b w:val="1"/>
          <w:bCs w:val="1"/>
          <w:color w:val="000000"/>
          <w:sz w:val="26"/>
          <w:szCs w:val="26"/>
          <w:rtl w:val="0"/>
        </w:rPr>
        <w:t xml:space="preserve">Slide 11: Results - Model Comparison</w:t>
      </w:r>
    </w:p>
    <w:p w:rsidR="00000000" w:rsidDel="00000000" w:rsidP="00000000" w:rsidRDefault="00000000" w:rsidRPr="00000000" w14:paraId="000005A1">
      <w:pPr>
        <w:spacing w:after="240" w:before="240" w:lineRule="auto"/>
        <w:rPr/>
      </w:pPr>
      <w:r w:rsidDel="00000000" w:rsidR="00000000" w:rsidRPr="00000000">
        <w:rPr>
          <w:b w:val="1"/>
          <w:bCs w:val="1"/>
          <w:rtl w:val="0"/>
        </w:rPr>
        <w:t xml:space="preserve">Title:</w:t>
      </w:r>
      <w:r w:rsidDel="00000000" w:rsidR="00000000" w:rsidRPr="00000000">
        <w:rPr>
          <w:rtl w:val="0"/>
        </w:rPr>
        <w:t xml:space="preserve"> Detailed Model Analysis</w:t>
      </w:r>
    </w:p>
    <w:p w:rsidR="00000000" w:rsidDel="00000000" w:rsidP="00000000" w:rsidRDefault="00000000" w:rsidRPr="00000000" w14:paraId="000005A2">
      <w:pPr>
        <w:spacing w:after="240" w:before="240" w:lineRule="auto"/>
        <w:rPr>
          <w:b w:val="1"/>
          <w:bCs w:val="1"/>
        </w:rPr>
      </w:pPr>
      <w:r w:rsidDel="00000000" w:rsidR="00000000" w:rsidRPr="00000000">
        <w:rPr>
          <w:b w:val="1"/>
          <w:bCs w:val="1"/>
          <w:rtl w:val="0"/>
        </w:rPr>
        <w:t xml:space="preserve">Comparison Metrics:</w:t>
      </w:r>
    </w:p>
    <w:tbl>
      <w:tblPr>
        <w:tblStyle w:val="Table10"/>
        <w:tblW w:w="6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1610"/>
        <w:gridCol w:w="1235"/>
        <w:gridCol w:w="1610"/>
        <w:tblGridChange w:id="0">
          <w:tblGrid>
            <w:gridCol w:w="1865"/>
            <w:gridCol w:w="1610"/>
            <w:gridCol w:w="1235"/>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jc w:val="center"/>
              <w:rPr/>
            </w:pPr>
            <w:r w:rsidDel="00000000" w:rsidR="00000000" w:rsidRPr="00000000">
              <w:rPr>
                <w:b w:val="1"/>
                <w:bCs w:val="1"/>
                <w:rtl w:val="0"/>
              </w:rPr>
              <w:t xml:space="preserve">Custom CNN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jc w:val="center"/>
              <w:rPr/>
            </w:pPr>
            <w:r w:rsidDel="00000000" w:rsidR="00000000" w:rsidRPr="00000000">
              <w:rPr>
                <w:b w:val="1"/>
                <w:bCs w:val="1"/>
                <w:rtl w:val="0"/>
              </w:rPr>
              <w:t xml:space="preserv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jc w:val="center"/>
              <w:rPr/>
            </w:pPr>
            <w:r w:rsidDel="00000000" w:rsidR="00000000" w:rsidRPr="00000000">
              <w:rPr>
                <w:b w:val="1"/>
                <w:bCs w:val="1"/>
                <w:rtl w:val="0"/>
              </w:rPr>
              <w:t xml:space="preserve">MobileNetV2</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rPr/>
            </w:pPr>
            <w:r w:rsidDel="00000000" w:rsidR="00000000" w:rsidRPr="00000000">
              <w:rPr>
                <w:b w:val="1"/>
                <w:bCs w:val="1"/>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rPr/>
            </w:pPr>
            <w:r w:rsidDel="00000000" w:rsidR="00000000" w:rsidRPr="00000000">
              <w:rPr>
                <w:rtl w:val="0"/>
              </w:rPr>
              <w:t xml:space="preserve">78.5%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rPr/>
            </w:pPr>
            <w:r w:rsidDel="00000000" w:rsidR="00000000" w:rsidRPr="00000000">
              <w:rPr>
                <w:rFonts w:ascii="Fira Mono" w:cs="Fira Mono" w:eastAsia="Fira Mono" w:hAnsi="Fira Mono"/>
                <w:rtl w:val="0"/>
              </w:rPr>
              <w:t xml:space="preserve">94.7%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rPr/>
            </w:pPr>
            <w:r w:rsidDel="00000000" w:rsidR="00000000" w:rsidRPr="00000000">
              <w:rPr>
                <w:rtl w:val="0"/>
              </w:rPr>
              <w:t xml:space="preserve">92.3%</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rPr/>
            </w:pPr>
            <w:r w:rsidDel="00000000" w:rsidR="00000000" w:rsidRPr="00000000">
              <w:rPr>
                <w:b w:val="1"/>
                <w:bCs w:val="1"/>
                <w:rtl w:val="0"/>
              </w:rPr>
              <w:t xml:space="preserve">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rPr/>
            </w:pPr>
            <w:r w:rsidDel="00000000" w:rsidR="00000000" w:rsidRPr="00000000">
              <w:rPr>
                <w:rtl w:val="0"/>
              </w:rPr>
              <w:t xml:space="preserve">18.5M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rPr/>
            </w:pPr>
            <w:r w:rsidDel="00000000" w:rsidR="00000000" w:rsidRPr="00000000">
              <w:rPr>
                <w:rtl w:val="0"/>
              </w:rPr>
              <w:t xml:space="preserve">20.9M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rPr/>
            </w:pPr>
            <w:r w:rsidDel="00000000" w:rsidR="00000000" w:rsidRPr="00000000">
              <w:rPr>
                <w:rFonts w:ascii="Fira Mono" w:cs="Fira Mono" w:eastAsia="Fira Mono" w:hAnsi="Fira Mono"/>
                <w:rtl w:val="0"/>
              </w:rPr>
              <w:t xml:space="preserve">2.6M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rPr/>
            </w:pPr>
            <w:r w:rsidDel="00000000" w:rsidR="00000000" w:rsidRPr="00000000">
              <w:rPr>
                <w:b w:val="1"/>
                <w:bCs w:val="1"/>
                <w:rtl w:val="0"/>
              </w:rPr>
              <w:t xml:space="preserve">Model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rPr/>
            </w:pPr>
            <w:r w:rsidDel="00000000" w:rsidR="00000000" w:rsidRPr="00000000">
              <w:rPr>
                <w:rtl w:val="0"/>
              </w:rPr>
              <w:t xml:space="preserve">70.5 MB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rPr/>
            </w:pPr>
            <w:r w:rsidDel="00000000" w:rsidR="00000000" w:rsidRPr="00000000">
              <w:rPr>
                <w:rtl w:val="0"/>
              </w:rPr>
              <w:t xml:space="preserve">79.5 MB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rPr/>
            </w:pPr>
            <w:r w:rsidDel="00000000" w:rsidR="00000000" w:rsidRPr="00000000">
              <w:rPr>
                <w:rFonts w:ascii="Fira Mono" w:cs="Fira Mono" w:eastAsia="Fira Mono" w:hAnsi="Fira Mono"/>
                <w:rtl w:val="0"/>
              </w:rPr>
              <w:t xml:space="preserve">9.9 MB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rPr/>
            </w:pPr>
            <w:r w:rsidDel="00000000" w:rsidR="00000000" w:rsidRPr="00000000">
              <w:rPr>
                <w:b w:val="1"/>
                <w:bCs w:val="1"/>
                <w:rtl w:val="0"/>
              </w:rPr>
              <w:t xml:space="preserve">Training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rPr/>
            </w:pPr>
            <w:r w:rsidDel="00000000" w:rsidR="00000000" w:rsidRPr="00000000">
              <w:rPr>
                <w:rtl w:val="0"/>
              </w:rPr>
              <w:t xml:space="preserve">45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rPr/>
            </w:pPr>
            <w:r w:rsidDel="00000000" w:rsidR="00000000" w:rsidRPr="00000000">
              <w:rPr>
                <w:rtl w:val="0"/>
              </w:rPr>
              <w:t xml:space="preserve">65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rPr/>
            </w:pPr>
            <w:r w:rsidDel="00000000" w:rsidR="00000000" w:rsidRPr="00000000">
              <w:rPr>
                <w:rFonts w:ascii="Fira Mono" w:cs="Fira Mono" w:eastAsia="Fira Mono" w:hAnsi="Fira Mono"/>
                <w:rtl w:val="0"/>
              </w:rPr>
              <w:t xml:space="preserve">55 min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rPr/>
            </w:pPr>
            <w:r w:rsidDel="00000000" w:rsidR="00000000" w:rsidRPr="00000000">
              <w:rPr>
                <w:b w:val="1"/>
                <w:bCs w:val="1"/>
                <w:rtl w:val="0"/>
              </w:rPr>
              <w:t xml:space="preserve">Inference 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rPr/>
            </w:pPr>
            <w:r w:rsidDel="00000000" w:rsidR="00000000" w:rsidRPr="00000000">
              <w:rPr>
                <w:rtl w:val="0"/>
              </w:rPr>
              <w:t xml:space="preserve">Slow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rPr/>
            </w:pPr>
            <w:r w:rsidDel="00000000" w:rsidR="00000000" w:rsidRPr="00000000">
              <w:rPr>
                <w:rFonts w:ascii="Fira Mono" w:cs="Fira Mono" w:eastAsia="Fira Mono" w:hAnsi="Fira Mono"/>
                <w:rtl w:val="0"/>
              </w:rPr>
              <w:t xml:space="preserve">Fast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rPr/>
            </w:pPr>
            <w:r w:rsidDel="00000000" w:rsidR="00000000" w:rsidRPr="00000000">
              <w:rPr>
                <w:b w:val="1"/>
                <w:bCs w:val="1"/>
                <w:rtl w:val="0"/>
              </w:rPr>
              <w:t xml:space="preserve">Mobile Deploy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rPr/>
            </w:pPr>
            <w:r w:rsidDel="00000000" w:rsidR="00000000" w:rsidRPr="00000000">
              <w:rPr>
                <w:rtl w:val="0"/>
              </w:rPr>
              <w:t xml:space="preserve">✅ ⭐</w:t>
            </w:r>
          </w:p>
        </w:tc>
      </w:tr>
    </w:tbl>
    <w:p w:rsidR="00000000" w:rsidDel="00000000" w:rsidP="00000000" w:rsidRDefault="00000000" w:rsidRPr="00000000" w14:paraId="000005BF">
      <w:pPr>
        <w:spacing w:after="240" w:before="240" w:lineRule="auto"/>
        <w:rPr/>
      </w:pPr>
      <w:r w:rsidDel="00000000" w:rsidR="00000000" w:rsidRPr="00000000">
        <w:rPr>
          <w:b w:val="1"/>
          <w:bCs w:val="1"/>
          <w:rtl w:val="0"/>
        </w:rPr>
        <w:t xml:space="preserve">Visual:</w:t>
      </w:r>
      <w:r w:rsidDel="00000000" w:rsidR="00000000" w:rsidRPr="00000000">
        <w:rPr>
          <w:rtl w:val="0"/>
        </w:rPr>
        <w:t xml:space="preserve"> Radar chart or comparison icons</w:t>
      </w:r>
    </w:p>
    <w:p w:rsidR="00000000" w:rsidDel="00000000" w:rsidP="00000000" w:rsidRDefault="00000000" w:rsidRPr="00000000" w14:paraId="00000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3"/>
        <w:keepNext w:val="0"/>
        <w:keepLines w:val="0"/>
        <w:spacing w:before="280" w:lineRule="auto"/>
        <w:rPr>
          <w:b w:val="1"/>
          <w:bCs w:val="1"/>
          <w:color w:val="000000"/>
          <w:sz w:val="26"/>
          <w:szCs w:val="26"/>
        </w:rPr>
      </w:pPr>
      <w:bookmarkStart w:colFirst="0" w:colLast="0" w:name="_8l3h8pwb445w" w:id="33"/>
      <w:bookmarkEnd w:id="33"/>
      <w:r w:rsidDel="00000000" w:rsidR="00000000" w:rsidRPr="00000000">
        <w:rPr>
          <w:b w:val="1"/>
          <w:bCs w:val="1"/>
          <w:color w:val="000000"/>
          <w:sz w:val="26"/>
          <w:szCs w:val="26"/>
          <w:rtl w:val="0"/>
        </w:rPr>
        <w:t xml:space="preserve">Slide 12: Training Curves</w:t>
      </w:r>
    </w:p>
    <w:p w:rsidR="00000000" w:rsidDel="00000000" w:rsidP="00000000" w:rsidRDefault="00000000" w:rsidRPr="00000000" w14:paraId="000005C2">
      <w:pPr>
        <w:spacing w:after="240" w:before="240" w:lineRule="auto"/>
        <w:rPr/>
      </w:pPr>
      <w:r w:rsidDel="00000000" w:rsidR="00000000" w:rsidRPr="00000000">
        <w:rPr>
          <w:b w:val="1"/>
          <w:bCs w:val="1"/>
          <w:rtl w:val="0"/>
        </w:rPr>
        <w:t xml:space="preserve">Title:</w:t>
      </w:r>
      <w:r w:rsidDel="00000000" w:rsidR="00000000" w:rsidRPr="00000000">
        <w:rPr>
          <w:rtl w:val="0"/>
        </w:rPr>
        <w:t xml:space="preserve"> Model Training Progress</w:t>
      </w:r>
    </w:p>
    <w:p w:rsidR="00000000" w:rsidDel="00000000" w:rsidP="00000000" w:rsidRDefault="00000000" w:rsidRPr="00000000" w14:paraId="000005C3">
      <w:pPr>
        <w:spacing w:after="240" w:before="240" w:lineRule="auto"/>
        <w:rPr>
          <w:b w:val="1"/>
          <w:bCs w:val="1"/>
        </w:rPr>
      </w:pPr>
      <w:r w:rsidDel="00000000" w:rsidR="00000000" w:rsidRPr="00000000">
        <w:rPr>
          <w:b w:val="1"/>
          <w:bCs w:val="1"/>
          <w:rtl w:val="0"/>
        </w:rPr>
        <w:t xml:space="preserve">Visual:</w:t>
      </w:r>
    </w:p>
    <w:p w:rsidR="00000000" w:rsidDel="00000000" w:rsidP="00000000" w:rsidRDefault="00000000" w:rsidRPr="00000000" w14:paraId="000005C4">
      <w:pPr>
        <w:numPr>
          <w:ilvl w:val="0"/>
          <w:numId w:val="86"/>
        </w:numPr>
        <w:spacing w:after="0" w:afterAutospacing="0" w:before="240" w:lineRule="auto"/>
        <w:ind w:left="720" w:hanging="360"/>
      </w:pPr>
      <w:r w:rsidDel="00000000" w:rsidR="00000000" w:rsidRPr="00000000">
        <w:rPr>
          <w:rtl w:val="0"/>
        </w:rPr>
        <w:t xml:space="preserve">2 line graphs side by side:</w:t>
      </w:r>
    </w:p>
    <w:p w:rsidR="00000000" w:rsidDel="00000000" w:rsidP="00000000" w:rsidRDefault="00000000" w:rsidRPr="00000000" w14:paraId="000005C5">
      <w:pPr>
        <w:numPr>
          <w:ilvl w:val="1"/>
          <w:numId w:val="86"/>
        </w:numPr>
        <w:spacing w:after="0" w:afterAutospacing="0" w:before="0" w:beforeAutospacing="0" w:lineRule="auto"/>
        <w:ind w:left="1440" w:hanging="360"/>
      </w:pPr>
      <w:r w:rsidDel="00000000" w:rsidR="00000000" w:rsidRPr="00000000">
        <w:rPr>
          <w:b w:val="1"/>
          <w:bCs w:val="1"/>
          <w:rtl w:val="0"/>
        </w:rPr>
        <w:t xml:space="preserve">Left:</w:t>
      </w:r>
      <w:r w:rsidDel="00000000" w:rsidR="00000000" w:rsidRPr="00000000">
        <w:rPr>
          <w:rtl w:val="0"/>
        </w:rPr>
        <w:t xml:space="preserve"> Training &amp; Validation Accuracy over epochs (3 models)</w:t>
      </w:r>
    </w:p>
    <w:p w:rsidR="00000000" w:rsidDel="00000000" w:rsidP="00000000" w:rsidRDefault="00000000" w:rsidRPr="00000000" w14:paraId="000005C6">
      <w:pPr>
        <w:numPr>
          <w:ilvl w:val="1"/>
          <w:numId w:val="86"/>
        </w:numPr>
        <w:spacing w:after="240" w:before="0" w:beforeAutospacing="0" w:lineRule="auto"/>
        <w:ind w:left="1440" w:hanging="360"/>
      </w:pPr>
      <w:r w:rsidDel="00000000" w:rsidR="00000000" w:rsidRPr="00000000">
        <w:rPr>
          <w:b w:val="1"/>
          <w:bCs w:val="1"/>
          <w:rtl w:val="0"/>
        </w:rPr>
        <w:t xml:space="preserve">Right:</w:t>
      </w:r>
      <w:r w:rsidDel="00000000" w:rsidR="00000000" w:rsidRPr="00000000">
        <w:rPr>
          <w:rtl w:val="0"/>
        </w:rPr>
        <w:t xml:space="preserve"> Training &amp; Validation Loss over epochs (3 models)</w:t>
      </w:r>
    </w:p>
    <w:p w:rsidR="00000000" w:rsidDel="00000000" w:rsidP="00000000" w:rsidRDefault="00000000" w:rsidRPr="00000000" w14:paraId="000005C7">
      <w:pPr>
        <w:spacing w:after="240" w:before="240" w:lineRule="auto"/>
        <w:rPr>
          <w:b w:val="1"/>
          <w:bCs w:val="1"/>
        </w:rPr>
      </w:pPr>
      <w:r w:rsidDel="00000000" w:rsidR="00000000" w:rsidRPr="00000000">
        <w:rPr>
          <w:b w:val="1"/>
          <w:bCs w:val="1"/>
          <w:rtl w:val="0"/>
        </w:rPr>
        <w:t xml:space="preserve">Key Observations:</w:t>
      </w:r>
    </w:p>
    <w:p w:rsidR="00000000" w:rsidDel="00000000" w:rsidP="00000000" w:rsidRDefault="00000000" w:rsidRPr="00000000" w14:paraId="000005C8">
      <w:pPr>
        <w:numPr>
          <w:ilvl w:val="0"/>
          <w:numId w:val="1"/>
        </w:numPr>
        <w:spacing w:after="0" w:afterAutospacing="0" w:before="240" w:lineRule="auto"/>
        <w:ind w:left="720" w:hanging="360"/>
      </w:pPr>
      <w:r w:rsidDel="00000000" w:rsidR="00000000" w:rsidRPr="00000000">
        <w:rPr>
          <w:rtl w:val="0"/>
        </w:rPr>
        <w:t xml:space="preserve">Xception converges fastest</w:t>
      </w:r>
    </w:p>
    <w:p w:rsidR="00000000" w:rsidDel="00000000" w:rsidP="00000000" w:rsidRDefault="00000000" w:rsidRPr="00000000" w14:paraId="000005C9">
      <w:pPr>
        <w:numPr>
          <w:ilvl w:val="0"/>
          <w:numId w:val="1"/>
        </w:numPr>
        <w:spacing w:after="0" w:afterAutospacing="0" w:before="0" w:beforeAutospacing="0" w:lineRule="auto"/>
        <w:ind w:left="720" w:hanging="360"/>
      </w:pPr>
      <w:r w:rsidDel="00000000" w:rsidR="00000000" w:rsidRPr="00000000">
        <w:rPr>
          <w:rtl w:val="0"/>
        </w:rPr>
        <w:t xml:space="preserve">Custom CNN shows overfitting after epoch 25</w:t>
      </w:r>
    </w:p>
    <w:p w:rsidR="00000000" w:rsidDel="00000000" w:rsidP="00000000" w:rsidRDefault="00000000" w:rsidRPr="00000000" w14:paraId="000005CA">
      <w:pPr>
        <w:numPr>
          <w:ilvl w:val="0"/>
          <w:numId w:val="1"/>
        </w:numPr>
        <w:spacing w:after="240" w:before="0" w:beforeAutospacing="0" w:lineRule="auto"/>
        <w:ind w:left="720" w:hanging="360"/>
      </w:pPr>
      <w:r w:rsidDel="00000000" w:rsidR="00000000" w:rsidRPr="00000000">
        <w:rPr>
          <w:rtl w:val="0"/>
        </w:rPr>
        <w:t xml:space="preserve">MobileNetV2 stable throughout training</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3"/>
        <w:keepNext w:val="0"/>
        <w:keepLines w:val="0"/>
        <w:spacing w:before="280" w:lineRule="auto"/>
        <w:rPr>
          <w:b w:val="1"/>
          <w:bCs w:val="1"/>
          <w:color w:val="000000"/>
          <w:sz w:val="26"/>
          <w:szCs w:val="26"/>
        </w:rPr>
      </w:pPr>
      <w:bookmarkStart w:colFirst="0" w:colLast="0" w:name="_kdkrskjet7h9" w:id="34"/>
      <w:bookmarkEnd w:id="34"/>
      <w:r w:rsidDel="00000000" w:rsidR="00000000" w:rsidRPr="00000000">
        <w:rPr>
          <w:b w:val="1"/>
          <w:bCs w:val="1"/>
          <w:color w:val="000000"/>
          <w:sz w:val="26"/>
          <w:szCs w:val="26"/>
          <w:rtl w:val="0"/>
        </w:rPr>
        <w:t xml:space="preserve">Slide 13: Class-wise Performance</w:t>
      </w:r>
    </w:p>
    <w:p w:rsidR="00000000" w:rsidDel="00000000" w:rsidP="00000000" w:rsidRDefault="00000000" w:rsidRPr="00000000" w14:paraId="000005CD">
      <w:pPr>
        <w:spacing w:after="240" w:before="240" w:lineRule="auto"/>
        <w:rPr/>
      </w:pPr>
      <w:r w:rsidDel="00000000" w:rsidR="00000000" w:rsidRPr="00000000">
        <w:rPr>
          <w:b w:val="1"/>
          <w:bCs w:val="1"/>
          <w:rtl w:val="0"/>
        </w:rPr>
        <w:t xml:space="preserve">Title:</w:t>
      </w:r>
      <w:r w:rsidDel="00000000" w:rsidR="00000000" w:rsidRPr="00000000">
        <w:rPr>
          <w:rtl w:val="0"/>
        </w:rPr>
        <w:t xml:space="preserve"> Performance Across Categories</w:t>
      </w:r>
    </w:p>
    <w:p w:rsidR="00000000" w:rsidDel="00000000" w:rsidP="00000000" w:rsidRDefault="00000000" w:rsidRPr="00000000" w14:paraId="000005CE">
      <w:pPr>
        <w:spacing w:after="240" w:before="240" w:lineRule="auto"/>
        <w:rPr>
          <w:b w:val="1"/>
          <w:bCs w:val="1"/>
        </w:rPr>
      </w:pPr>
      <w:r w:rsidDel="00000000" w:rsidR="00000000" w:rsidRPr="00000000">
        <w:rPr>
          <w:b w:val="1"/>
          <w:bCs w:val="1"/>
          <w:rtl w:val="0"/>
        </w:rPr>
        <w:t xml:space="preserve">F1-Score by Class:</w:t>
      </w:r>
    </w:p>
    <w:tbl>
      <w:tblPr>
        <w:tblStyle w:val="Table11"/>
        <w:tblW w:w="5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610"/>
        <w:gridCol w:w="1145"/>
        <w:gridCol w:w="1610"/>
        <w:tblGridChange w:id="0">
          <w:tblGrid>
            <w:gridCol w:w="1250"/>
            <w:gridCol w:w="1610"/>
            <w:gridCol w:w="1145"/>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jc w:val="center"/>
              <w:rPr/>
            </w:pPr>
            <w:r w:rsidDel="00000000" w:rsidR="00000000" w:rsidRPr="00000000">
              <w:rPr>
                <w:b w:val="1"/>
                <w:b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jc w:val="center"/>
              <w:rPr/>
            </w:pPr>
            <w:r w:rsidDel="00000000" w:rsidR="00000000" w:rsidRPr="00000000">
              <w:rPr>
                <w:b w:val="1"/>
                <w:bCs w:val="1"/>
                <w:rtl w:val="0"/>
              </w:rPr>
              <w:t xml:space="preserve">Custom CNN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jc w:val="center"/>
              <w:rPr/>
            </w:pPr>
            <w:r w:rsidDel="00000000" w:rsidR="00000000" w:rsidRPr="00000000">
              <w:rPr>
                <w:b w:val="1"/>
                <w:bCs w:val="1"/>
                <w:rtl w:val="0"/>
              </w:rPr>
              <w:t xml:space="preserv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jc w:val="center"/>
              <w:rPr/>
            </w:pPr>
            <w:r w:rsidDel="00000000" w:rsidR="00000000" w:rsidRPr="00000000">
              <w:rPr>
                <w:b w:val="1"/>
                <w:bCs w:val="1"/>
                <w:rtl w:val="0"/>
              </w:rPr>
              <w:t xml:space="preserve">MobileNetV2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rPr/>
            </w:pPr>
            <w:r w:rsidDel="00000000" w:rsidR="00000000" w:rsidRPr="00000000">
              <w:rPr>
                <w:rtl w:val="0"/>
              </w:rPr>
              <w:t xml:space="preserve">Cardboard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rPr/>
            </w:pPr>
            <w:r w:rsidDel="00000000" w:rsidR="00000000" w:rsidRPr="00000000">
              <w:rPr>
                <w:rtl w:val="0"/>
              </w:rPr>
              <w:t xml:space="preserve">0.82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rPr/>
            </w:pPr>
            <w:r w:rsidDel="00000000" w:rsidR="00000000" w:rsidRPr="00000000">
              <w:rPr>
                <w:rtl w:val="0"/>
              </w:rPr>
              <w:t xml:space="preserve">0.96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rPr/>
            </w:pPr>
            <w:r w:rsidDel="00000000" w:rsidR="00000000" w:rsidRPr="00000000">
              <w:rPr>
                <w:rtl w:val="0"/>
              </w:rPr>
              <w:t xml:space="preserve">0.94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rPr/>
            </w:pPr>
            <w:r w:rsidDel="00000000" w:rsidR="00000000" w:rsidRPr="00000000">
              <w:rPr>
                <w:rtl w:val="0"/>
              </w:rPr>
              <w:t xml:space="preserve">Metal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rPr/>
            </w:pPr>
            <w:r w:rsidDel="00000000" w:rsidR="00000000" w:rsidRPr="00000000">
              <w:rPr>
                <w:rtl w:val="0"/>
              </w:rPr>
              <w:t xml:space="preserve">0.85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rPr/>
            </w:pPr>
            <w:r w:rsidDel="00000000" w:rsidR="00000000" w:rsidRPr="00000000">
              <w:rPr>
                <w:rtl w:val="0"/>
              </w:rPr>
              <w:t xml:space="preserve">0.97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rPr/>
            </w:pPr>
            <w:r w:rsidDel="00000000" w:rsidR="00000000" w:rsidRPr="00000000">
              <w:rPr>
                <w:rtl w:val="0"/>
              </w:rPr>
              <w:t xml:space="preserve">0.95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rPr/>
            </w:pPr>
            <w:r w:rsidDel="00000000" w:rsidR="00000000" w:rsidRPr="00000000">
              <w:rPr>
                <w:rtl w:val="0"/>
              </w:rPr>
              <w:t xml:space="preserve">Paper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rPr/>
            </w:pPr>
            <w:r w:rsidDel="00000000" w:rsidR="00000000" w:rsidRPr="00000000">
              <w:rPr>
                <w:rtl w:val="0"/>
              </w:rPr>
              <w:t xml:space="preserve">0.81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rPr/>
            </w:pPr>
            <w:r w:rsidDel="00000000" w:rsidR="00000000" w:rsidRPr="00000000">
              <w:rPr>
                <w:rtl w:val="0"/>
              </w:rPr>
              <w:t xml:space="preserve">0.96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rPr/>
            </w:pPr>
            <w:r w:rsidDel="00000000" w:rsidR="00000000" w:rsidRPr="00000000">
              <w:rPr>
                <w:rtl w:val="0"/>
              </w:rPr>
              <w:t xml:space="preserve">0.94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rPr/>
            </w:pPr>
            <w:r w:rsidDel="00000000" w:rsidR="00000000" w:rsidRPr="00000000">
              <w:rPr>
                <w:rtl w:val="0"/>
              </w:rPr>
              <w:t xml:space="preserve">Plastic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rPr/>
            </w:pPr>
            <w:r w:rsidDel="00000000" w:rsidR="00000000" w:rsidRPr="00000000">
              <w:rPr>
                <w:rtl w:val="0"/>
              </w:rPr>
              <w:t xml:space="preserve">0.79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rPr/>
            </w:pPr>
            <w:r w:rsidDel="00000000" w:rsidR="00000000" w:rsidRPr="00000000">
              <w:rPr>
                <w:rtl w:val="0"/>
              </w:rPr>
              <w:t xml:space="preserve">0.94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rPr/>
            </w:pPr>
            <w:r w:rsidDel="00000000" w:rsidR="00000000" w:rsidRPr="00000000">
              <w:rPr>
                <w:rtl w:val="0"/>
              </w:rPr>
              <w:t xml:space="preserve">0.92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rPr/>
            </w:pPr>
            <w:r w:rsidDel="00000000" w:rsidR="00000000" w:rsidRPr="00000000">
              <w:rPr>
                <w:rtl w:val="0"/>
              </w:rPr>
              <w:t xml:space="preserve">Biological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rPr/>
            </w:pPr>
            <w:r w:rsidDel="00000000" w:rsidR="00000000" w:rsidRPr="00000000">
              <w:rPr>
                <w:rtl w:val="0"/>
              </w:rPr>
              <w:t xml:space="preserve">0.70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rPr/>
            </w:pPr>
            <w:r w:rsidDel="00000000" w:rsidR="00000000" w:rsidRPr="00000000">
              <w:rPr>
                <w:rtl w:val="0"/>
              </w:rPr>
              <w:t xml:space="preserve">0.90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rPr/>
            </w:pPr>
            <w:r w:rsidDel="00000000" w:rsidR="00000000" w:rsidRPr="00000000">
              <w:rPr>
                <w:rtl w:val="0"/>
              </w:rPr>
              <w:t xml:space="preserve">0.87</w:t>
            </w:r>
          </w:p>
        </w:tc>
      </w:tr>
    </w:tbl>
    <w:p w:rsidR="00000000" w:rsidDel="00000000" w:rsidP="00000000" w:rsidRDefault="00000000" w:rsidRPr="00000000" w14:paraId="000005E7">
      <w:pPr>
        <w:spacing w:after="240" w:before="240" w:lineRule="auto"/>
        <w:rPr>
          <w:b w:val="1"/>
          <w:bCs w:val="1"/>
        </w:rPr>
      </w:pPr>
      <w:r w:rsidDel="00000000" w:rsidR="00000000" w:rsidRPr="00000000">
        <w:rPr>
          <w:b w:val="1"/>
          <w:bCs w:val="1"/>
          <w:rtl w:val="0"/>
        </w:rPr>
        <w:t xml:space="preserve">Insights:</w:t>
      </w:r>
    </w:p>
    <w:p w:rsidR="00000000" w:rsidDel="00000000" w:rsidP="00000000" w:rsidRDefault="00000000" w:rsidRPr="00000000" w14:paraId="000005E8">
      <w:pPr>
        <w:numPr>
          <w:ilvl w:val="0"/>
          <w:numId w:val="50"/>
        </w:numPr>
        <w:spacing w:after="0" w:afterAutospacing="0" w:before="240" w:lineRule="auto"/>
        <w:ind w:left="720" w:hanging="360"/>
      </w:pPr>
      <w:r w:rsidDel="00000000" w:rsidR="00000000" w:rsidRPr="00000000">
        <w:rPr>
          <w:rtl w:val="0"/>
        </w:rPr>
        <w:t xml:space="preserve">Best: Metal, Cardboard, Paper (distinctive features)</w:t>
      </w:r>
    </w:p>
    <w:p w:rsidR="00000000" w:rsidDel="00000000" w:rsidP="00000000" w:rsidRDefault="00000000" w:rsidRPr="00000000" w14:paraId="000005E9">
      <w:pPr>
        <w:numPr>
          <w:ilvl w:val="0"/>
          <w:numId w:val="50"/>
        </w:numPr>
        <w:spacing w:after="240" w:before="0" w:beforeAutospacing="0" w:lineRule="auto"/>
        <w:ind w:left="720" w:hanging="360"/>
      </w:pPr>
      <w:r w:rsidDel="00000000" w:rsidR="00000000" w:rsidRPr="00000000">
        <w:rPr>
          <w:rtl w:val="0"/>
        </w:rPr>
        <w:t xml:space="preserve">Challenging: Biological waste, Shoes (high variation)</w:t>
      </w:r>
    </w:p>
    <w:p w:rsidR="00000000" w:rsidDel="00000000" w:rsidP="00000000" w:rsidRDefault="00000000" w:rsidRPr="00000000" w14:paraId="000005EA">
      <w:pPr>
        <w:spacing w:after="240" w:before="240" w:lineRule="auto"/>
        <w:rPr/>
      </w:pPr>
      <w:r w:rsidDel="00000000" w:rsidR="00000000" w:rsidRPr="00000000">
        <w:rPr>
          <w:b w:val="1"/>
          <w:bCs w:val="1"/>
          <w:rtl w:val="0"/>
        </w:rPr>
        <w:t xml:space="preserve">Visual:</w:t>
      </w:r>
      <w:r w:rsidDel="00000000" w:rsidR="00000000" w:rsidRPr="00000000">
        <w:rPr>
          <w:rtl w:val="0"/>
        </w:rPr>
        <w:t xml:space="preserve"> Grouped bar chart</w:t>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3"/>
        <w:keepNext w:val="0"/>
        <w:keepLines w:val="0"/>
        <w:spacing w:before="280" w:lineRule="auto"/>
        <w:rPr>
          <w:b w:val="1"/>
          <w:bCs w:val="1"/>
          <w:color w:val="000000"/>
          <w:sz w:val="26"/>
          <w:szCs w:val="26"/>
        </w:rPr>
      </w:pPr>
      <w:bookmarkStart w:colFirst="0" w:colLast="0" w:name="_vjcbzwfif3ve" w:id="35"/>
      <w:bookmarkEnd w:id="35"/>
      <w:r w:rsidDel="00000000" w:rsidR="00000000" w:rsidRPr="00000000">
        <w:rPr>
          <w:b w:val="1"/>
          <w:bCs w:val="1"/>
          <w:color w:val="000000"/>
          <w:sz w:val="26"/>
          <w:szCs w:val="26"/>
          <w:rtl w:val="0"/>
        </w:rPr>
        <w:t xml:space="preserve">Slide 14: Key Findings</w:t>
      </w:r>
    </w:p>
    <w:p w:rsidR="00000000" w:rsidDel="00000000" w:rsidP="00000000" w:rsidRDefault="00000000" w:rsidRPr="00000000" w14:paraId="000005ED">
      <w:pPr>
        <w:spacing w:after="240" w:before="240" w:lineRule="auto"/>
        <w:rPr/>
      </w:pPr>
      <w:r w:rsidDel="00000000" w:rsidR="00000000" w:rsidRPr="00000000">
        <w:rPr>
          <w:b w:val="1"/>
          <w:bCs w:val="1"/>
          <w:rtl w:val="0"/>
        </w:rPr>
        <w:t xml:space="preserve">Title:</w:t>
      </w:r>
      <w:r w:rsidDel="00000000" w:rsidR="00000000" w:rsidRPr="00000000">
        <w:rPr>
          <w:rtl w:val="0"/>
        </w:rPr>
        <w:t xml:space="preserve"> What We Learned</w:t>
      </w:r>
    </w:p>
    <w:p w:rsidR="00000000" w:rsidDel="00000000" w:rsidP="00000000" w:rsidRDefault="00000000" w:rsidRPr="00000000" w14:paraId="000005EE">
      <w:pPr>
        <w:spacing w:after="240" w:before="240" w:lineRule="auto"/>
        <w:rPr>
          <w:b w:val="1"/>
          <w:bCs w:val="1"/>
        </w:rPr>
      </w:pPr>
      <w:r w:rsidDel="00000000" w:rsidR="00000000" w:rsidRPr="00000000">
        <w:rPr>
          <w:b w:val="1"/>
          <w:bCs w:val="1"/>
          <w:rtl w:val="0"/>
        </w:rPr>
        <w:t xml:space="preserve">Major Insights:</w:t>
      </w:r>
    </w:p>
    <w:p w:rsidR="00000000" w:rsidDel="00000000" w:rsidP="00000000" w:rsidRDefault="00000000" w:rsidRPr="00000000" w14:paraId="000005EF">
      <w:pPr>
        <w:numPr>
          <w:ilvl w:val="0"/>
          <w:numId w:val="111"/>
        </w:numPr>
        <w:spacing w:after="0" w:afterAutospacing="0" w:before="240" w:lineRule="auto"/>
        <w:ind w:left="720" w:hanging="360"/>
      </w:pPr>
      <w:r w:rsidDel="00000000" w:rsidR="00000000" w:rsidRPr="00000000">
        <w:rPr>
          <w:b w:val="1"/>
          <w:bCs w:val="1"/>
          <w:rtl w:val="0"/>
        </w:rPr>
        <w:t xml:space="preserve">Transfer Learning is Powerful</w:t>
        <w:br w:type="textWrapping"/>
      </w:r>
    </w:p>
    <w:p w:rsidR="00000000" w:rsidDel="00000000" w:rsidP="00000000" w:rsidRDefault="00000000" w:rsidRPr="00000000" w14:paraId="000005F0">
      <w:pPr>
        <w:numPr>
          <w:ilvl w:val="1"/>
          <w:numId w:val="111"/>
        </w:numPr>
        <w:spacing w:after="0" w:afterAutospacing="0" w:before="0" w:beforeAutospacing="0" w:lineRule="auto"/>
        <w:ind w:left="1440" w:hanging="360"/>
      </w:pPr>
      <w:r w:rsidDel="00000000" w:rsidR="00000000" w:rsidRPr="00000000">
        <w:rPr>
          <w:rtl w:val="0"/>
        </w:rPr>
        <w:t xml:space="preserve">+16.2% accuracy improvement</w:t>
      </w:r>
    </w:p>
    <w:p w:rsidR="00000000" w:rsidDel="00000000" w:rsidP="00000000" w:rsidRDefault="00000000" w:rsidRPr="00000000" w14:paraId="000005F1">
      <w:pPr>
        <w:numPr>
          <w:ilvl w:val="1"/>
          <w:numId w:val="111"/>
        </w:numPr>
        <w:spacing w:after="0" w:afterAutospacing="0" w:before="0" w:beforeAutospacing="0" w:lineRule="auto"/>
        <w:ind w:left="1440" w:hanging="360"/>
      </w:pPr>
      <w:r w:rsidDel="00000000" w:rsidR="00000000" w:rsidRPr="00000000">
        <w:rPr>
          <w:rtl w:val="0"/>
        </w:rPr>
        <w:t xml:space="preserve">Reduces training time &amp; data requirements</w:t>
      </w:r>
    </w:p>
    <w:p w:rsidR="00000000" w:rsidDel="00000000" w:rsidP="00000000" w:rsidRDefault="00000000" w:rsidRPr="00000000" w14:paraId="000005F2">
      <w:pPr>
        <w:numPr>
          <w:ilvl w:val="0"/>
          <w:numId w:val="111"/>
        </w:numPr>
        <w:spacing w:after="0" w:afterAutospacing="0" w:before="0" w:beforeAutospacing="0" w:lineRule="auto"/>
        <w:ind w:left="720" w:hanging="360"/>
      </w:pPr>
      <w:r w:rsidDel="00000000" w:rsidR="00000000" w:rsidRPr="00000000">
        <w:rPr>
          <w:b w:val="1"/>
          <w:bCs w:val="1"/>
          <w:rtl w:val="0"/>
        </w:rPr>
        <w:t xml:space="preserve">Architecture Matters</w:t>
        <w:br w:type="textWrapping"/>
      </w:r>
    </w:p>
    <w:p w:rsidR="00000000" w:rsidDel="00000000" w:rsidP="00000000" w:rsidRDefault="00000000" w:rsidRPr="00000000" w14:paraId="000005F3">
      <w:pPr>
        <w:numPr>
          <w:ilvl w:val="1"/>
          <w:numId w:val="111"/>
        </w:numPr>
        <w:spacing w:after="0" w:afterAutospacing="0" w:before="0" w:beforeAutospacing="0" w:lineRule="auto"/>
        <w:ind w:left="1440" w:hanging="360"/>
      </w:pPr>
      <w:r w:rsidDel="00000000" w:rsidR="00000000" w:rsidRPr="00000000">
        <w:rPr>
          <w:rtl w:val="0"/>
        </w:rPr>
        <w:t xml:space="preserve">Modern designs (depthwise separable conv) more efficient</w:t>
      </w:r>
    </w:p>
    <w:p w:rsidR="00000000" w:rsidDel="00000000" w:rsidP="00000000" w:rsidRDefault="00000000" w:rsidRPr="00000000" w14:paraId="000005F4">
      <w:pPr>
        <w:numPr>
          <w:ilvl w:val="1"/>
          <w:numId w:val="111"/>
        </w:numPr>
        <w:spacing w:after="0" w:afterAutospacing="0" w:before="0" w:beforeAutospacing="0" w:lineRule="auto"/>
        <w:ind w:left="1440" w:hanging="360"/>
      </w:pPr>
      <w:r w:rsidDel="00000000" w:rsidR="00000000" w:rsidRPr="00000000">
        <w:rPr>
          <w:rtl w:val="0"/>
        </w:rPr>
        <w:t xml:space="preserve">Xception: Best accuracy</w:t>
      </w:r>
    </w:p>
    <w:p w:rsidR="00000000" w:rsidDel="00000000" w:rsidP="00000000" w:rsidRDefault="00000000" w:rsidRPr="00000000" w14:paraId="000005F5">
      <w:pPr>
        <w:numPr>
          <w:ilvl w:val="1"/>
          <w:numId w:val="111"/>
        </w:numPr>
        <w:spacing w:after="0" w:afterAutospacing="0" w:before="0" w:beforeAutospacing="0" w:lineRule="auto"/>
        <w:ind w:left="1440" w:hanging="360"/>
      </w:pPr>
      <w:r w:rsidDel="00000000" w:rsidR="00000000" w:rsidRPr="00000000">
        <w:rPr>
          <w:rtl w:val="0"/>
        </w:rPr>
        <w:t xml:space="preserve">MobileNetV2: Best efficiency</w:t>
      </w:r>
    </w:p>
    <w:p w:rsidR="00000000" w:rsidDel="00000000" w:rsidP="00000000" w:rsidRDefault="00000000" w:rsidRPr="00000000" w14:paraId="000005F6">
      <w:pPr>
        <w:numPr>
          <w:ilvl w:val="0"/>
          <w:numId w:val="111"/>
        </w:numPr>
        <w:spacing w:after="0" w:afterAutospacing="0" w:before="0" w:beforeAutospacing="0" w:lineRule="auto"/>
        <w:ind w:left="720" w:hanging="360"/>
      </w:pPr>
      <w:r w:rsidDel="00000000" w:rsidR="00000000" w:rsidRPr="00000000">
        <w:rPr>
          <w:b w:val="1"/>
          <w:bCs w:val="1"/>
          <w:rtl w:val="0"/>
        </w:rPr>
        <w:t xml:space="preserve">Data Augmentation is Essential</w:t>
        <w:br w:type="textWrapping"/>
      </w:r>
    </w:p>
    <w:p w:rsidR="00000000" w:rsidDel="00000000" w:rsidP="00000000" w:rsidRDefault="00000000" w:rsidRPr="00000000" w14:paraId="000005F7">
      <w:pPr>
        <w:numPr>
          <w:ilvl w:val="1"/>
          <w:numId w:val="111"/>
        </w:numPr>
        <w:spacing w:after="0" w:afterAutospacing="0" w:before="0" w:beforeAutospacing="0" w:lineRule="auto"/>
        <w:ind w:left="1440" w:hanging="360"/>
      </w:pPr>
      <w:r w:rsidDel="00000000" w:rsidR="00000000" w:rsidRPr="00000000">
        <w:rPr>
          <w:rtl w:val="0"/>
        </w:rPr>
        <w:t xml:space="preserve">Critical for generalization</w:t>
      </w:r>
    </w:p>
    <w:p w:rsidR="00000000" w:rsidDel="00000000" w:rsidP="00000000" w:rsidRDefault="00000000" w:rsidRPr="00000000" w14:paraId="000005F8">
      <w:pPr>
        <w:numPr>
          <w:ilvl w:val="1"/>
          <w:numId w:val="111"/>
        </w:numPr>
        <w:spacing w:after="0" w:afterAutospacing="0" w:before="0" w:beforeAutospacing="0" w:lineRule="auto"/>
        <w:ind w:left="1440" w:hanging="360"/>
      </w:pPr>
      <w:r w:rsidDel="00000000" w:rsidR="00000000" w:rsidRPr="00000000">
        <w:rPr>
          <w:rtl w:val="0"/>
        </w:rPr>
        <w:t xml:space="preserve">Handles real-world variations</w:t>
      </w:r>
    </w:p>
    <w:p w:rsidR="00000000" w:rsidDel="00000000" w:rsidP="00000000" w:rsidRDefault="00000000" w:rsidRPr="00000000" w14:paraId="000005F9">
      <w:pPr>
        <w:numPr>
          <w:ilvl w:val="0"/>
          <w:numId w:val="111"/>
        </w:numPr>
        <w:spacing w:after="0" w:afterAutospacing="0" w:before="0" w:beforeAutospacing="0" w:lineRule="auto"/>
        <w:ind w:left="720" w:hanging="360"/>
      </w:pPr>
      <w:r w:rsidDel="00000000" w:rsidR="00000000" w:rsidRPr="00000000">
        <w:rPr>
          <w:b w:val="1"/>
          <w:bCs w:val="1"/>
          <w:rtl w:val="0"/>
        </w:rPr>
        <w:t xml:space="preserve">Trade-offs Exist</w:t>
        <w:br w:type="textWrapping"/>
      </w:r>
    </w:p>
    <w:p w:rsidR="00000000" w:rsidDel="00000000" w:rsidP="00000000" w:rsidRDefault="00000000" w:rsidRPr="00000000" w14:paraId="000005FA">
      <w:pPr>
        <w:numPr>
          <w:ilvl w:val="1"/>
          <w:numId w:val="111"/>
        </w:numPr>
        <w:spacing w:after="0" w:afterAutospacing="0" w:before="0" w:beforeAutospacing="0" w:lineRule="auto"/>
        <w:ind w:left="1440" w:hanging="360"/>
      </w:pPr>
      <w:r w:rsidDel="00000000" w:rsidR="00000000" w:rsidRPr="00000000">
        <w:rPr>
          <w:rtl w:val="0"/>
        </w:rPr>
        <w:t xml:space="preserve">Accuracy vs. Speed</w:t>
      </w:r>
    </w:p>
    <w:p w:rsidR="00000000" w:rsidDel="00000000" w:rsidP="00000000" w:rsidRDefault="00000000" w:rsidRPr="00000000" w14:paraId="000005FB">
      <w:pPr>
        <w:numPr>
          <w:ilvl w:val="1"/>
          <w:numId w:val="111"/>
        </w:numPr>
        <w:spacing w:after="240" w:before="0" w:beforeAutospacing="0" w:lineRule="auto"/>
        <w:ind w:left="1440" w:hanging="360"/>
      </w:pPr>
      <w:r w:rsidDel="00000000" w:rsidR="00000000" w:rsidRPr="00000000">
        <w:rPr>
          <w:rtl w:val="0"/>
        </w:rPr>
        <w:t xml:space="preserve">Model size vs. Performance</w:t>
      </w:r>
    </w:p>
    <w:p w:rsidR="00000000" w:rsidDel="00000000" w:rsidP="00000000" w:rsidRDefault="00000000" w:rsidRPr="00000000" w14:paraId="000005FC">
      <w:pPr>
        <w:spacing w:after="240" w:before="240" w:lineRule="auto"/>
        <w:rPr/>
      </w:pPr>
      <w:r w:rsidDel="00000000" w:rsidR="00000000" w:rsidRPr="00000000">
        <w:rPr>
          <w:b w:val="1"/>
          <w:bCs w:val="1"/>
          <w:rtl w:val="0"/>
        </w:rPr>
        <w:t xml:space="preserve">Visual:</w:t>
      </w:r>
      <w:r w:rsidDel="00000000" w:rsidR="00000000" w:rsidRPr="00000000">
        <w:rPr>
          <w:rtl w:val="0"/>
        </w:rPr>
        <w:t xml:space="preserve"> Icons with key points</w:t>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3"/>
        <w:keepNext w:val="0"/>
        <w:keepLines w:val="0"/>
        <w:spacing w:before="280" w:lineRule="auto"/>
        <w:rPr>
          <w:b w:val="1"/>
          <w:bCs w:val="1"/>
          <w:color w:val="000000"/>
          <w:sz w:val="26"/>
          <w:szCs w:val="26"/>
        </w:rPr>
      </w:pPr>
      <w:bookmarkStart w:colFirst="0" w:colLast="0" w:name="_oddvkibkyxx9" w:id="36"/>
      <w:bookmarkEnd w:id="36"/>
      <w:r w:rsidDel="00000000" w:rsidR="00000000" w:rsidRPr="00000000">
        <w:rPr>
          <w:b w:val="1"/>
          <w:bCs w:val="1"/>
          <w:color w:val="000000"/>
          <w:sz w:val="26"/>
          <w:szCs w:val="26"/>
          <w:rtl w:val="0"/>
        </w:rPr>
        <w:t xml:space="preserve">Slide 15: Real-World Applications</w:t>
      </w:r>
    </w:p>
    <w:p w:rsidR="00000000" w:rsidDel="00000000" w:rsidP="00000000" w:rsidRDefault="00000000" w:rsidRPr="00000000" w14:paraId="000005FF">
      <w:pPr>
        <w:spacing w:after="240" w:before="240" w:lineRule="auto"/>
        <w:rPr/>
      </w:pPr>
      <w:r w:rsidDel="00000000" w:rsidR="00000000" w:rsidRPr="00000000">
        <w:rPr>
          <w:b w:val="1"/>
          <w:bCs w:val="1"/>
          <w:rtl w:val="0"/>
        </w:rPr>
        <w:t xml:space="preserve">Title:</w:t>
      </w:r>
      <w:r w:rsidDel="00000000" w:rsidR="00000000" w:rsidRPr="00000000">
        <w:rPr>
          <w:rtl w:val="0"/>
        </w:rPr>
        <w:t xml:space="preserve"> Practical Applications</w:t>
      </w:r>
    </w:p>
    <w:p w:rsidR="00000000" w:rsidDel="00000000" w:rsidP="00000000" w:rsidRDefault="00000000" w:rsidRPr="00000000" w14:paraId="00000600">
      <w:pPr>
        <w:spacing w:after="240" w:before="240" w:lineRule="auto"/>
        <w:rPr>
          <w:b w:val="1"/>
          <w:bCs w:val="1"/>
        </w:rPr>
      </w:pPr>
      <w:r w:rsidDel="00000000" w:rsidR="00000000" w:rsidRPr="00000000">
        <w:rPr>
          <w:b w:val="1"/>
          <w:bCs w:val="1"/>
          <w:rtl w:val="0"/>
        </w:rPr>
        <w:t xml:space="preserve">Deployment Scenarios:</w:t>
      </w:r>
    </w:p>
    <w:p w:rsidR="00000000" w:rsidDel="00000000" w:rsidP="00000000" w:rsidRDefault="00000000" w:rsidRPr="00000000" w14:paraId="0000060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Industrial Recycling Plants</w:t>
      </w:r>
    </w:p>
    <w:p w:rsidR="00000000" w:rsidDel="00000000" w:rsidP="00000000" w:rsidRDefault="00000000" w:rsidRPr="00000000" w14:paraId="00000602">
      <w:pPr>
        <w:numPr>
          <w:ilvl w:val="0"/>
          <w:numId w:val="44"/>
        </w:numPr>
        <w:spacing w:after="0" w:afterAutospacing="0" w:before="240" w:lineRule="auto"/>
        <w:ind w:left="720" w:hanging="360"/>
      </w:pPr>
      <w:r w:rsidDel="00000000" w:rsidR="00000000" w:rsidRPr="00000000">
        <w:rPr>
          <w:rtl w:val="0"/>
        </w:rPr>
        <w:t xml:space="preserve">Xception for maximum accuracy</w:t>
      </w:r>
    </w:p>
    <w:p w:rsidR="00000000" w:rsidDel="00000000" w:rsidP="00000000" w:rsidRDefault="00000000" w:rsidRPr="00000000" w14:paraId="00000603">
      <w:pPr>
        <w:numPr>
          <w:ilvl w:val="0"/>
          <w:numId w:val="44"/>
        </w:numPr>
        <w:spacing w:after="240" w:before="0" w:beforeAutospacing="0" w:lineRule="auto"/>
        <w:ind w:left="720" w:hanging="360"/>
      </w:pPr>
      <w:r w:rsidDel="00000000" w:rsidR="00000000" w:rsidRPr="00000000">
        <w:rPr>
          <w:rtl w:val="0"/>
        </w:rPr>
        <w:t xml:space="preserve">High-throughput automated sorting</w:t>
      </w:r>
    </w:p>
    <w:p w:rsidR="00000000" w:rsidDel="00000000" w:rsidP="00000000" w:rsidRDefault="00000000" w:rsidRPr="00000000" w14:paraId="0000060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Mobile Apps</w:t>
      </w:r>
    </w:p>
    <w:p w:rsidR="00000000" w:rsidDel="00000000" w:rsidP="00000000" w:rsidRDefault="00000000" w:rsidRPr="00000000" w14:paraId="00000605">
      <w:pPr>
        <w:numPr>
          <w:ilvl w:val="0"/>
          <w:numId w:val="11"/>
        </w:numPr>
        <w:spacing w:after="0" w:afterAutospacing="0" w:before="240" w:lineRule="auto"/>
        <w:ind w:left="720" w:hanging="360"/>
      </w:pPr>
      <w:r w:rsidDel="00000000" w:rsidR="00000000" w:rsidRPr="00000000">
        <w:rPr>
          <w:rtl w:val="0"/>
        </w:rPr>
        <w:t xml:space="preserve">MobileNetV2 for real-time classification</w:t>
      </w:r>
    </w:p>
    <w:p w:rsidR="00000000" w:rsidDel="00000000" w:rsidP="00000000" w:rsidRDefault="00000000" w:rsidRPr="00000000" w14:paraId="00000606">
      <w:pPr>
        <w:numPr>
          <w:ilvl w:val="0"/>
          <w:numId w:val="11"/>
        </w:numPr>
        <w:spacing w:after="240" w:before="0" w:beforeAutospacing="0" w:lineRule="auto"/>
        <w:ind w:left="720" w:hanging="360"/>
      </w:pPr>
      <w:r w:rsidDel="00000000" w:rsidR="00000000" w:rsidRPr="00000000">
        <w:rPr>
          <w:rtl w:val="0"/>
        </w:rPr>
        <w:t xml:space="preserve">Educational tool for proper disposal</w:t>
      </w:r>
    </w:p>
    <w:p w:rsidR="00000000" w:rsidDel="00000000" w:rsidP="00000000" w:rsidRDefault="00000000" w:rsidRPr="00000000" w14:paraId="0000060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Smart Bins</w:t>
      </w:r>
    </w:p>
    <w:p w:rsidR="00000000" w:rsidDel="00000000" w:rsidP="00000000" w:rsidRDefault="00000000" w:rsidRPr="00000000" w14:paraId="00000608">
      <w:pPr>
        <w:numPr>
          <w:ilvl w:val="0"/>
          <w:numId w:val="101"/>
        </w:numPr>
        <w:spacing w:after="0" w:afterAutospacing="0" w:before="240" w:lineRule="auto"/>
        <w:ind w:left="720" w:hanging="360"/>
      </w:pPr>
      <w:r w:rsidDel="00000000" w:rsidR="00000000" w:rsidRPr="00000000">
        <w:rPr>
          <w:rtl w:val="0"/>
        </w:rPr>
        <w:t xml:space="preserve">IoT-enabled automatic segregation</w:t>
      </w:r>
    </w:p>
    <w:p w:rsidR="00000000" w:rsidDel="00000000" w:rsidP="00000000" w:rsidRDefault="00000000" w:rsidRPr="00000000" w14:paraId="00000609">
      <w:pPr>
        <w:numPr>
          <w:ilvl w:val="0"/>
          <w:numId w:val="101"/>
        </w:numPr>
        <w:spacing w:after="240" w:before="0" w:beforeAutospacing="0" w:lineRule="auto"/>
        <w:ind w:left="720" w:hanging="360"/>
      </w:pPr>
      <w:r w:rsidDel="00000000" w:rsidR="00000000" w:rsidRPr="00000000">
        <w:rPr>
          <w:rtl w:val="0"/>
        </w:rPr>
        <w:t xml:space="preserve">Edge computing deployment</w:t>
      </w:r>
    </w:p>
    <w:p w:rsidR="00000000" w:rsidDel="00000000" w:rsidP="00000000" w:rsidRDefault="00000000" w:rsidRPr="00000000" w14:paraId="0000060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Robotic Systems</w:t>
      </w:r>
    </w:p>
    <w:p w:rsidR="00000000" w:rsidDel="00000000" w:rsidP="00000000" w:rsidRDefault="00000000" w:rsidRPr="00000000" w14:paraId="0000060B">
      <w:pPr>
        <w:numPr>
          <w:ilvl w:val="0"/>
          <w:numId w:val="21"/>
        </w:numPr>
        <w:spacing w:after="0" w:afterAutospacing="0" w:before="240" w:lineRule="auto"/>
        <w:ind w:left="720" w:hanging="360"/>
      </w:pPr>
      <w:r w:rsidDel="00000000" w:rsidR="00000000" w:rsidRPr="00000000">
        <w:rPr>
          <w:rtl w:val="0"/>
        </w:rPr>
        <w:t xml:space="preserve">Automated waste picking and sorting</w:t>
      </w:r>
    </w:p>
    <w:p w:rsidR="00000000" w:rsidDel="00000000" w:rsidP="00000000" w:rsidRDefault="00000000" w:rsidRPr="00000000" w14:paraId="0000060C">
      <w:pPr>
        <w:numPr>
          <w:ilvl w:val="0"/>
          <w:numId w:val="21"/>
        </w:numPr>
        <w:spacing w:after="240" w:before="0" w:beforeAutospacing="0" w:lineRule="auto"/>
        <w:ind w:left="720" w:hanging="360"/>
      </w:pPr>
      <w:r w:rsidDel="00000000" w:rsidR="00000000" w:rsidRPr="00000000">
        <w:rPr>
          <w:rtl w:val="0"/>
        </w:rPr>
        <w:t xml:space="preserve">Integration with conveyor systems</w:t>
      </w:r>
    </w:p>
    <w:p w:rsidR="00000000" w:rsidDel="00000000" w:rsidP="00000000" w:rsidRDefault="00000000" w:rsidRPr="00000000" w14:paraId="0000060D">
      <w:pPr>
        <w:spacing w:after="240" w:before="240" w:lineRule="auto"/>
        <w:rPr/>
      </w:pPr>
      <w:r w:rsidDel="00000000" w:rsidR="00000000" w:rsidRPr="00000000">
        <w:rPr>
          <w:b w:val="1"/>
          <w:bCs w:val="1"/>
          <w:rtl w:val="0"/>
        </w:rPr>
        <w:t xml:space="preserve">Visual:</w:t>
      </w:r>
      <w:r w:rsidDel="00000000" w:rsidR="00000000" w:rsidRPr="00000000">
        <w:rPr>
          <w:rtl w:val="0"/>
        </w:rPr>
        <w:t xml:space="preserve"> Icons or images showing each application</w:t>
      </w:r>
    </w:p>
    <w:p w:rsidR="00000000" w:rsidDel="00000000" w:rsidP="00000000" w:rsidRDefault="00000000" w:rsidRPr="00000000" w14:paraId="00000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3"/>
        <w:keepNext w:val="0"/>
        <w:keepLines w:val="0"/>
        <w:spacing w:before="280" w:lineRule="auto"/>
        <w:rPr>
          <w:b w:val="1"/>
          <w:bCs w:val="1"/>
          <w:color w:val="000000"/>
          <w:sz w:val="26"/>
          <w:szCs w:val="26"/>
        </w:rPr>
      </w:pPr>
      <w:bookmarkStart w:colFirst="0" w:colLast="0" w:name="_y97ki61zoono" w:id="37"/>
      <w:bookmarkEnd w:id="37"/>
      <w:r w:rsidDel="00000000" w:rsidR="00000000" w:rsidRPr="00000000">
        <w:rPr>
          <w:b w:val="1"/>
          <w:bCs w:val="1"/>
          <w:color w:val="000000"/>
          <w:sz w:val="26"/>
          <w:szCs w:val="26"/>
          <w:rtl w:val="0"/>
        </w:rPr>
        <w:t xml:space="preserve">Slide 16: Limitations &amp; Future Work</w:t>
      </w:r>
    </w:p>
    <w:p w:rsidR="00000000" w:rsidDel="00000000" w:rsidP="00000000" w:rsidRDefault="00000000" w:rsidRPr="00000000" w14:paraId="00000610">
      <w:pPr>
        <w:spacing w:after="240" w:before="240" w:lineRule="auto"/>
        <w:rPr/>
      </w:pPr>
      <w:r w:rsidDel="00000000" w:rsidR="00000000" w:rsidRPr="00000000">
        <w:rPr>
          <w:b w:val="1"/>
          <w:bCs w:val="1"/>
          <w:rtl w:val="0"/>
        </w:rPr>
        <w:t xml:space="preserve">Title:</w:t>
      </w:r>
      <w:r w:rsidDel="00000000" w:rsidR="00000000" w:rsidRPr="00000000">
        <w:rPr>
          <w:rtl w:val="0"/>
        </w:rPr>
        <w:t xml:space="preserve"> Challenges &amp; Next Steps</w:t>
      </w:r>
    </w:p>
    <w:p w:rsidR="00000000" w:rsidDel="00000000" w:rsidP="00000000" w:rsidRDefault="00000000" w:rsidRPr="00000000" w14:paraId="00000611">
      <w:pPr>
        <w:spacing w:after="240" w:before="240" w:lineRule="auto"/>
        <w:rPr>
          <w:b w:val="1"/>
          <w:bCs w:val="1"/>
        </w:rPr>
      </w:pPr>
      <w:r w:rsidDel="00000000" w:rsidR="00000000" w:rsidRPr="00000000">
        <w:rPr>
          <w:b w:val="1"/>
          <w:bCs w:val="1"/>
          <w:rtl w:val="0"/>
        </w:rPr>
        <w:t xml:space="preserve">Current Limitations:</w:t>
      </w:r>
    </w:p>
    <w:p w:rsidR="00000000" w:rsidDel="00000000" w:rsidP="00000000" w:rsidRDefault="00000000" w:rsidRPr="00000000" w14:paraId="00000612">
      <w:pPr>
        <w:numPr>
          <w:ilvl w:val="0"/>
          <w:numId w:val="13"/>
        </w:numPr>
        <w:spacing w:after="0" w:afterAutospacing="0" w:before="240" w:lineRule="auto"/>
        <w:ind w:left="720" w:hanging="360"/>
      </w:pPr>
      <w:r w:rsidDel="00000000" w:rsidR="00000000" w:rsidRPr="00000000">
        <w:rPr>
          <w:rtl w:val="0"/>
        </w:rPr>
        <w:t xml:space="preserve">⚠️ Single-item images only</w:t>
      </w:r>
    </w:p>
    <w:p w:rsidR="00000000" w:rsidDel="00000000" w:rsidP="00000000" w:rsidRDefault="00000000" w:rsidRPr="00000000" w14:paraId="00000613">
      <w:pPr>
        <w:numPr>
          <w:ilvl w:val="0"/>
          <w:numId w:val="13"/>
        </w:numPr>
        <w:spacing w:after="0" w:afterAutospacing="0" w:before="0" w:beforeAutospacing="0" w:lineRule="auto"/>
        <w:ind w:left="720" w:hanging="360"/>
      </w:pPr>
      <w:r w:rsidDel="00000000" w:rsidR="00000000" w:rsidRPr="00000000">
        <w:rPr>
          <w:rtl w:val="0"/>
        </w:rPr>
        <w:t xml:space="preserve">⚠️ Limited to 12 categories</w:t>
      </w:r>
    </w:p>
    <w:p w:rsidR="00000000" w:rsidDel="00000000" w:rsidP="00000000" w:rsidRDefault="00000000" w:rsidRPr="00000000" w14:paraId="00000614">
      <w:pPr>
        <w:numPr>
          <w:ilvl w:val="0"/>
          <w:numId w:val="13"/>
        </w:numPr>
        <w:spacing w:after="0" w:afterAutospacing="0" w:before="0" w:beforeAutospacing="0" w:lineRule="auto"/>
        <w:ind w:left="720" w:hanging="360"/>
      </w:pPr>
      <w:r w:rsidDel="00000000" w:rsidR="00000000" w:rsidRPr="00000000">
        <w:rPr>
          <w:rtl w:val="0"/>
        </w:rPr>
        <w:t xml:space="preserve">⚠️ Dataset size constraints</w:t>
      </w:r>
    </w:p>
    <w:p w:rsidR="00000000" w:rsidDel="00000000" w:rsidP="00000000" w:rsidRDefault="00000000" w:rsidRPr="00000000" w14:paraId="00000615">
      <w:pPr>
        <w:numPr>
          <w:ilvl w:val="0"/>
          <w:numId w:val="13"/>
        </w:numPr>
        <w:spacing w:after="240" w:before="0" w:beforeAutospacing="0" w:lineRule="auto"/>
        <w:ind w:left="720" w:hanging="360"/>
      </w:pPr>
      <w:r w:rsidDel="00000000" w:rsidR="00000000" w:rsidRPr="00000000">
        <w:rPr>
          <w:rtl w:val="0"/>
        </w:rPr>
        <w:t xml:space="preserve">⚠️ Background dependency</w:t>
      </w:r>
    </w:p>
    <w:p w:rsidR="00000000" w:rsidDel="00000000" w:rsidP="00000000" w:rsidRDefault="00000000" w:rsidRPr="00000000" w14:paraId="00000616">
      <w:pPr>
        <w:spacing w:after="240" w:before="240" w:lineRule="auto"/>
        <w:rPr>
          <w:b w:val="1"/>
          <w:bCs w:val="1"/>
        </w:rPr>
      </w:pPr>
      <w:r w:rsidDel="00000000" w:rsidR="00000000" w:rsidRPr="00000000">
        <w:rPr>
          <w:b w:val="1"/>
          <w:bCs w:val="1"/>
          <w:rtl w:val="0"/>
        </w:rPr>
        <w:t xml:space="preserve">Future Improvements:</w:t>
      </w:r>
    </w:p>
    <w:p w:rsidR="00000000" w:rsidDel="00000000" w:rsidP="00000000" w:rsidRDefault="00000000" w:rsidRPr="00000000" w14:paraId="00000617">
      <w:pPr>
        <w:numPr>
          <w:ilvl w:val="0"/>
          <w:numId w:val="76"/>
        </w:numPr>
        <w:spacing w:after="0" w:afterAutospacing="0" w:before="240" w:lineRule="auto"/>
        <w:ind w:left="720" w:hanging="360"/>
      </w:pPr>
      <w:r w:rsidDel="00000000" w:rsidR="00000000" w:rsidRPr="00000000">
        <w:rPr>
          <w:rtl w:val="0"/>
        </w:rPr>
        <w:t xml:space="preserve">🎯 Multi-object detection (YOLO, Faster R-CNN)</w:t>
      </w:r>
    </w:p>
    <w:p w:rsidR="00000000" w:rsidDel="00000000" w:rsidP="00000000" w:rsidRDefault="00000000" w:rsidRPr="00000000" w14:paraId="00000618">
      <w:pPr>
        <w:numPr>
          <w:ilvl w:val="0"/>
          <w:numId w:val="76"/>
        </w:numPr>
        <w:spacing w:after="0" w:afterAutospacing="0" w:before="0" w:beforeAutospacing="0" w:lineRule="auto"/>
        <w:ind w:left="720" w:hanging="360"/>
      </w:pPr>
      <w:r w:rsidDel="00000000" w:rsidR="00000000" w:rsidRPr="00000000">
        <w:rPr>
          <w:rtl w:val="0"/>
        </w:rPr>
        <w:t xml:space="preserve">🎯 Expand to 50+ categories</w:t>
      </w:r>
    </w:p>
    <w:p w:rsidR="00000000" w:rsidDel="00000000" w:rsidP="00000000" w:rsidRDefault="00000000" w:rsidRPr="00000000" w14:paraId="00000619">
      <w:pPr>
        <w:numPr>
          <w:ilvl w:val="0"/>
          <w:numId w:val="76"/>
        </w:numPr>
        <w:spacing w:after="0" w:afterAutospacing="0" w:before="0" w:beforeAutospacing="0" w:lineRule="auto"/>
        <w:ind w:left="720" w:hanging="360"/>
      </w:pPr>
      <w:r w:rsidDel="00000000" w:rsidR="00000000" w:rsidRPr="00000000">
        <w:rPr>
          <w:rtl w:val="0"/>
        </w:rPr>
        <w:t xml:space="preserve">🎯 Collect more diverse data</w:t>
      </w:r>
    </w:p>
    <w:p w:rsidR="00000000" w:rsidDel="00000000" w:rsidP="00000000" w:rsidRDefault="00000000" w:rsidRPr="00000000" w14:paraId="0000061A">
      <w:pPr>
        <w:numPr>
          <w:ilvl w:val="0"/>
          <w:numId w:val="76"/>
        </w:numPr>
        <w:spacing w:after="0" w:afterAutospacing="0" w:before="0" w:beforeAutospacing="0" w:lineRule="auto"/>
        <w:ind w:left="720" w:hanging="360"/>
      </w:pPr>
      <w:r w:rsidDel="00000000" w:rsidR="00000000" w:rsidRPr="00000000">
        <w:rPr>
          <w:rtl w:val="0"/>
        </w:rPr>
        <w:t xml:space="preserve">🎯 Model quantization for mobile</w:t>
      </w:r>
    </w:p>
    <w:p w:rsidR="00000000" w:rsidDel="00000000" w:rsidP="00000000" w:rsidRDefault="00000000" w:rsidRPr="00000000" w14:paraId="0000061B">
      <w:pPr>
        <w:numPr>
          <w:ilvl w:val="0"/>
          <w:numId w:val="76"/>
        </w:numPr>
        <w:spacing w:after="0" w:afterAutospacing="0" w:before="0" w:beforeAutospacing="0" w:lineRule="auto"/>
        <w:ind w:left="720" w:hanging="360"/>
      </w:pPr>
      <w:r w:rsidDel="00000000" w:rsidR="00000000" w:rsidRPr="00000000">
        <w:rPr>
          <w:rtl w:val="0"/>
        </w:rPr>
        <w:t xml:space="preserve">🎯 Ensemble methods</w:t>
      </w:r>
    </w:p>
    <w:p w:rsidR="00000000" w:rsidDel="00000000" w:rsidP="00000000" w:rsidRDefault="00000000" w:rsidRPr="00000000" w14:paraId="0000061C">
      <w:pPr>
        <w:numPr>
          <w:ilvl w:val="0"/>
          <w:numId w:val="76"/>
        </w:numPr>
        <w:spacing w:after="0" w:afterAutospacing="0" w:before="0" w:beforeAutospacing="0" w:lineRule="auto"/>
        <w:ind w:left="720" w:hanging="360"/>
      </w:pPr>
      <w:r w:rsidDel="00000000" w:rsidR="00000000" w:rsidRPr="00000000">
        <w:rPr>
          <w:rtl w:val="0"/>
        </w:rPr>
        <w:t xml:space="preserve">🎯 Real-time video processing</w:t>
      </w:r>
    </w:p>
    <w:p w:rsidR="00000000" w:rsidDel="00000000" w:rsidP="00000000" w:rsidRDefault="00000000" w:rsidRPr="00000000" w14:paraId="0000061D">
      <w:pPr>
        <w:numPr>
          <w:ilvl w:val="0"/>
          <w:numId w:val="76"/>
        </w:numPr>
        <w:spacing w:after="240" w:before="0" w:beforeAutospacing="0" w:lineRule="auto"/>
        <w:ind w:left="720" w:hanging="360"/>
      </w:pPr>
      <w:r w:rsidDel="00000000" w:rsidR="00000000" w:rsidRPr="00000000">
        <w:rPr>
          <w:rtl w:val="0"/>
        </w:rPr>
        <w:t xml:space="preserve">🎯 Explainable AI (Grad-CAM)</w:t>
      </w:r>
    </w:p>
    <w:p w:rsidR="00000000" w:rsidDel="00000000" w:rsidP="00000000" w:rsidRDefault="00000000" w:rsidRPr="00000000" w14:paraId="0000061E">
      <w:pPr>
        <w:spacing w:after="240" w:before="240" w:lineRule="auto"/>
        <w:rPr/>
      </w:pPr>
      <w:r w:rsidDel="00000000" w:rsidR="00000000" w:rsidRPr="00000000">
        <w:rPr>
          <w:b w:val="1"/>
          <w:bCs w:val="1"/>
          <w:rtl w:val="0"/>
        </w:rPr>
        <w:t xml:space="preserve">Visual:</w:t>
      </w:r>
      <w:r w:rsidDel="00000000" w:rsidR="00000000" w:rsidRPr="00000000">
        <w:rPr>
          <w:rtl w:val="0"/>
        </w:rPr>
        <w:t xml:space="preserve"> Two-column layout with icons</w:t>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3"/>
        <w:keepNext w:val="0"/>
        <w:keepLines w:val="0"/>
        <w:spacing w:before="280" w:lineRule="auto"/>
        <w:rPr>
          <w:b w:val="1"/>
          <w:bCs w:val="1"/>
          <w:color w:val="000000"/>
          <w:sz w:val="26"/>
          <w:szCs w:val="26"/>
        </w:rPr>
      </w:pPr>
      <w:bookmarkStart w:colFirst="0" w:colLast="0" w:name="_etfqi1saugwf" w:id="38"/>
      <w:bookmarkEnd w:id="38"/>
      <w:r w:rsidDel="00000000" w:rsidR="00000000" w:rsidRPr="00000000">
        <w:rPr>
          <w:b w:val="1"/>
          <w:bCs w:val="1"/>
          <w:color w:val="000000"/>
          <w:sz w:val="26"/>
          <w:szCs w:val="26"/>
          <w:rtl w:val="0"/>
        </w:rPr>
        <w:t xml:space="preserve">Slide 17: Conclusion</w:t>
      </w:r>
    </w:p>
    <w:p w:rsidR="00000000" w:rsidDel="00000000" w:rsidP="00000000" w:rsidRDefault="00000000" w:rsidRPr="00000000" w14:paraId="00000621">
      <w:pPr>
        <w:spacing w:after="240" w:before="240" w:lineRule="auto"/>
        <w:rPr/>
      </w:pPr>
      <w:r w:rsidDel="00000000" w:rsidR="00000000" w:rsidRPr="00000000">
        <w:rPr>
          <w:b w:val="1"/>
          <w:bCs w:val="1"/>
          <w:rtl w:val="0"/>
        </w:rPr>
        <w:t xml:space="preserve">Title:</w:t>
      </w:r>
      <w:r w:rsidDel="00000000" w:rsidR="00000000" w:rsidRPr="00000000">
        <w:rPr>
          <w:rtl w:val="0"/>
        </w:rPr>
        <w:t xml:space="preserve"> Summary &amp; Impact</w:t>
      </w:r>
    </w:p>
    <w:p w:rsidR="00000000" w:rsidDel="00000000" w:rsidP="00000000" w:rsidRDefault="00000000" w:rsidRPr="00000000" w14:paraId="00000622">
      <w:pPr>
        <w:spacing w:after="240" w:before="240" w:lineRule="auto"/>
        <w:rPr/>
      </w:pPr>
      <w:r w:rsidDel="00000000" w:rsidR="00000000" w:rsidRPr="00000000">
        <w:rPr>
          <w:b w:val="1"/>
          <w:bCs w:val="1"/>
          <w:rtl w:val="0"/>
        </w:rPr>
        <w:t xml:space="preserve">Key Achievements:</w:t>
      </w:r>
      <w:r w:rsidDel="00000000" w:rsidR="00000000" w:rsidRPr="00000000">
        <w:rPr>
          <w:rFonts w:ascii="Arial Unicode MS" w:cs="Arial Unicode MS" w:eastAsia="Arial Unicode MS" w:hAnsi="Arial Unicode MS"/>
          <w:rtl w:val="0"/>
        </w:rPr>
        <w:t xml:space="preserve"> ✅ Successfully implemented 3 CNN architectures ✅ Xception achieved 94.7% accuracy ✅ Demonstrated power of transfer learning ✅ Validated feasibility of automated waste classification</w:t>
      </w:r>
    </w:p>
    <w:p w:rsidR="00000000" w:rsidDel="00000000" w:rsidP="00000000" w:rsidRDefault="00000000" w:rsidRPr="00000000" w14:paraId="00000623">
      <w:pPr>
        <w:spacing w:after="240" w:before="240" w:lineRule="auto"/>
        <w:rPr>
          <w:b w:val="1"/>
          <w:bCs w:val="1"/>
        </w:rPr>
      </w:pPr>
      <w:r w:rsidDel="00000000" w:rsidR="00000000" w:rsidRPr="00000000">
        <w:rPr>
          <w:b w:val="1"/>
          <w:bCs w:val="1"/>
          <w:rtl w:val="0"/>
        </w:rPr>
        <w:t xml:space="preserve">Project Impact:</w:t>
      </w:r>
    </w:p>
    <w:p w:rsidR="00000000" w:rsidDel="00000000" w:rsidP="00000000" w:rsidRDefault="00000000" w:rsidRPr="00000000" w14:paraId="00000624">
      <w:pPr>
        <w:numPr>
          <w:ilvl w:val="0"/>
          <w:numId w:val="45"/>
        </w:numPr>
        <w:spacing w:after="0" w:afterAutospacing="0" w:before="240" w:lineRule="auto"/>
        <w:ind w:left="720" w:hanging="360"/>
      </w:pPr>
      <w:r w:rsidDel="00000000" w:rsidR="00000000" w:rsidRPr="00000000">
        <w:rPr>
          <w:rtl w:val="0"/>
        </w:rPr>
        <w:t xml:space="preserve">🌍 Environmental sustainability</w:t>
      </w:r>
    </w:p>
    <w:p w:rsidR="00000000" w:rsidDel="00000000" w:rsidP="00000000" w:rsidRDefault="00000000" w:rsidRPr="00000000" w14:paraId="00000625">
      <w:pPr>
        <w:numPr>
          <w:ilvl w:val="0"/>
          <w:numId w:val="45"/>
        </w:numPr>
        <w:spacing w:after="0" w:afterAutospacing="0" w:before="0" w:beforeAutospacing="0" w:lineRule="auto"/>
        <w:ind w:left="720" w:hanging="360"/>
      </w:pPr>
      <w:r w:rsidDel="00000000" w:rsidR="00000000" w:rsidRPr="00000000">
        <w:rPr>
          <w:rtl w:val="0"/>
        </w:rPr>
        <w:t xml:space="preserve">♻️ Improved recycling rates</w:t>
      </w:r>
    </w:p>
    <w:p w:rsidR="00000000" w:rsidDel="00000000" w:rsidP="00000000" w:rsidRDefault="00000000" w:rsidRPr="00000000" w14:paraId="00000626">
      <w:pPr>
        <w:numPr>
          <w:ilvl w:val="0"/>
          <w:numId w:val="45"/>
        </w:numPr>
        <w:spacing w:after="0" w:afterAutospacing="0" w:before="0" w:beforeAutospacing="0" w:lineRule="auto"/>
        <w:ind w:left="720" w:hanging="360"/>
      </w:pPr>
      <w:r w:rsidDel="00000000" w:rsidR="00000000" w:rsidRPr="00000000">
        <w:rPr>
          <w:rtl w:val="0"/>
        </w:rPr>
        <w:t xml:space="preserve">💰 Cost reduction in waste management</w:t>
      </w:r>
    </w:p>
    <w:p w:rsidR="00000000" w:rsidDel="00000000" w:rsidP="00000000" w:rsidRDefault="00000000" w:rsidRPr="00000000" w14:paraId="00000627">
      <w:pPr>
        <w:numPr>
          <w:ilvl w:val="0"/>
          <w:numId w:val="45"/>
        </w:numPr>
        <w:spacing w:after="240" w:before="0" w:beforeAutospacing="0" w:lineRule="auto"/>
        <w:ind w:left="720" w:hanging="360"/>
      </w:pPr>
      <w:r w:rsidDel="00000000" w:rsidR="00000000" w:rsidRPr="00000000">
        <w:rPr>
          <w:rtl w:val="0"/>
        </w:rPr>
        <w:t xml:space="preserve">📊 Established performance benchmarks</w:t>
      </w:r>
    </w:p>
    <w:p w:rsidR="00000000" w:rsidDel="00000000" w:rsidP="00000000" w:rsidRDefault="00000000" w:rsidRPr="00000000" w14:paraId="00000628">
      <w:pPr>
        <w:spacing w:after="240" w:before="240" w:lineRule="auto"/>
        <w:rPr>
          <w:i w:val="1"/>
          <w:iCs w:val="1"/>
        </w:rPr>
      </w:pPr>
      <w:r w:rsidDel="00000000" w:rsidR="00000000" w:rsidRPr="00000000">
        <w:rPr>
          <w:b w:val="1"/>
          <w:bCs w:val="1"/>
          <w:rtl w:val="0"/>
        </w:rPr>
        <w:t xml:space="preserve">Takeaway:</w:t>
      </w:r>
      <w:r w:rsidDel="00000000" w:rsidR="00000000" w:rsidRPr="00000000">
        <w:rPr>
          <w:rtl w:val="0"/>
        </w:rPr>
        <w:t xml:space="preserve"> </w:t>
      </w:r>
      <w:r w:rsidDel="00000000" w:rsidR="00000000" w:rsidRPr="00000000">
        <w:rPr>
          <w:i w:val="1"/>
          <w:iCs w:val="1"/>
          <w:rtl w:val="0"/>
        </w:rPr>
        <w:t xml:space="preserve">Deep learning can effectively address real-world environmental challenges through intelligent automation</w:t>
      </w:r>
    </w:p>
    <w:p w:rsidR="00000000" w:rsidDel="00000000" w:rsidP="00000000" w:rsidRDefault="00000000" w:rsidRPr="00000000" w14:paraId="00000629">
      <w:pPr>
        <w:spacing w:after="240" w:before="240" w:lineRule="auto"/>
        <w:rPr/>
      </w:pPr>
      <w:r w:rsidDel="00000000" w:rsidR="00000000" w:rsidRPr="00000000">
        <w:rPr>
          <w:b w:val="1"/>
          <w:bCs w:val="1"/>
          <w:rtl w:val="0"/>
        </w:rPr>
        <w:t xml:space="preserve">Visual:</w:t>
      </w:r>
      <w:r w:rsidDel="00000000" w:rsidR="00000000" w:rsidRPr="00000000">
        <w:rPr>
          <w:rtl w:val="0"/>
        </w:rPr>
        <w:t xml:space="preserve"> Impact infographic</w:t>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d2g6gilp7rob" w:id="39"/>
      <w:bookmarkEnd w:id="39"/>
      <w:r w:rsidDel="00000000" w:rsidR="00000000" w:rsidRPr="00000000">
        <w:rPr>
          <w:b w:val="1"/>
          <w:bCs w:val="1"/>
          <w:color w:val="000000"/>
          <w:sz w:val="26"/>
          <w:szCs w:val="26"/>
          <w:rtl w:val="0"/>
        </w:rPr>
        <w:t xml:space="preserve">Slide 18: Q&amp;A</w:t>
      </w:r>
    </w:p>
    <w:p w:rsidR="00000000" w:rsidDel="00000000" w:rsidP="00000000" w:rsidRDefault="00000000" w:rsidRPr="00000000" w14:paraId="0000062C">
      <w:pPr>
        <w:spacing w:after="240" w:before="240" w:lineRule="auto"/>
        <w:rPr/>
      </w:pPr>
      <w:r w:rsidDel="00000000" w:rsidR="00000000" w:rsidRPr="00000000">
        <w:rPr>
          <w:b w:val="1"/>
          <w:bCs w:val="1"/>
          <w:rtl w:val="0"/>
        </w:rPr>
        <w:t xml:space="preserve">Title:</w:t>
      </w:r>
      <w:r w:rsidDel="00000000" w:rsidR="00000000" w:rsidRPr="00000000">
        <w:rPr>
          <w:rtl w:val="0"/>
        </w:rPr>
        <w:t xml:space="preserve"> Questions &amp; Discussion</w:t>
      </w:r>
    </w:p>
    <w:p w:rsidR="00000000" w:rsidDel="00000000" w:rsidP="00000000" w:rsidRDefault="00000000" w:rsidRPr="00000000" w14:paraId="0000062D">
      <w:pPr>
        <w:spacing w:after="240" w:before="240" w:lineRule="auto"/>
        <w:rPr/>
      </w:pPr>
      <w:r w:rsidDel="00000000" w:rsidR="00000000" w:rsidRPr="00000000">
        <w:rPr>
          <w:b w:val="1"/>
          <w:bCs w:val="1"/>
          <w:rtl w:val="0"/>
        </w:rPr>
        <w:t xml:space="preserve">Content:</w:t>
      </w:r>
      <w:r w:rsidDel="00000000" w:rsidR="00000000" w:rsidRPr="00000000">
        <w:rPr>
          <w:rtl w:val="0"/>
        </w:rPr>
        <w:t xml:space="preserve"> Thank you for your attention!</w:t>
      </w:r>
    </w:p>
    <w:p w:rsidR="00000000" w:rsidDel="00000000" w:rsidP="00000000" w:rsidRDefault="00000000" w:rsidRPr="00000000" w14:paraId="0000062E">
      <w:pPr>
        <w:spacing w:after="240" w:before="240" w:lineRule="auto"/>
        <w:rPr>
          <w:b w:val="1"/>
          <w:bCs w:val="1"/>
        </w:rPr>
      </w:pPr>
      <w:r w:rsidDel="00000000" w:rsidR="00000000" w:rsidRPr="00000000">
        <w:rPr>
          <w:b w:val="1"/>
          <w:bCs w:val="1"/>
          <w:rtl w:val="0"/>
        </w:rPr>
        <w:t xml:space="preserve">Contact Information:</w:t>
      </w:r>
    </w:p>
    <w:p w:rsidR="00000000" w:rsidDel="00000000" w:rsidP="00000000" w:rsidRDefault="00000000" w:rsidRPr="00000000" w14:paraId="0000062F">
      <w:pPr>
        <w:numPr>
          <w:ilvl w:val="0"/>
          <w:numId w:val="15"/>
        </w:numPr>
        <w:spacing w:after="0" w:afterAutospacing="0" w:before="240" w:lineRule="auto"/>
        <w:ind w:left="720" w:hanging="360"/>
      </w:pPr>
      <w:r w:rsidDel="00000000" w:rsidR="00000000" w:rsidRPr="00000000">
        <w:rPr>
          <w:rtl w:val="0"/>
        </w:rPr>
        <w:t xml:space="preserve">Team: [Your names]</w:t>
      </w:r>
    </w:p>
    <w:p w:rsidR="00000000" w:rsidDel="00000000" w:rsidP="00000000" w:rsidRDefault="00000000" w:rsidRPr="00000000" w14:paraId="00000630">
      <w:pPr>
        <w:numPr>
          <w:ilvl w:val="0"/>
          <w:numId w:val="15"/>
        </w:numPr>
        <w:spacing w:after="0" w:afterAutospacing="0" w:before="0" w:beforeAutospacing="0" w:lineRule="auto"/>
        <w:ind w:left="720" w:hanging="360"/>
      </w:pPr>
      <w:r w:rsidDel="00000000" w:rsidR="00000000" w:rsidRPr="00000000">
        <w:rPr>
          <w:rtl w:val="0"/>
        </w:rPr>
        <w:t xml:space="preserve">Email: [Your emails]</w:t>
      </w:r>
    </w:p>
    <w:p w:rsidR="00000000" w:rsidDel="00000000" w:rsidP="00000000" w:rsidRDefault="00000000" w:rsidRPr="00000000" w14:paraId="00000631">
      <w:pPr>
        <w:numPr>
          <w:ilvl w:val="0"/>
          <w:numId w:val="15"/>
        </w:numPr>
        <w:spacing w:after="240" w:before="0" w:beforeAutospacing="0" w:lineRule="auto"/>
        <w:ind w:left="720" w:hanging="360"/>
      </w:pPr>
      <w:r w:rsidDel="00000000" w:rsidR="00000000" w:rsidRPr="00000000">
        <w:rPr>
          <w:rtl w:val="0"/>
        </w:rPr>
        <w:t xml:space="preserve">GitHub: [Repository link if available]</w:t>
      </w:r>
    </w:p>
    <w:p w:rsidR="00000000" w:rsidDel="00000000" w:rsidP="00000000" w:rsidRDefault="00000000" w:rsidRPr="00000000" w14:paraId="00000632">
      <w:pPr>
        <w:spacing w:after="240" w:before="240" w:lineRule="auto"/>
        <w:rPr/>
      </w:pPr>
      <w:r w:rsidDel="00000000" w:rsidR="00000000" w:rsidRPr="00000000">
        <w:rPr>
          <w:b w:val="1"/>
          <w:bCs w:val="1"/>
          <w:rtl w:val="0"/>
        </w:rPr>
        <w:t xml:space="preserve">Visual:</w:t>
      </w:r>
      <w:r w:rsidDel="00000000" w:rsidR="00000000" w:rsidRPr="00000000">
        <w:rPr>
          <w:rtl w:val="0"/>
        </w:rPr>
        <w:t xml:space="preserve"> Clean background with question mark icon</w:t>
      </w:r>
    </w:p>
    <w:p w:rsidR="00000000" w:rsidDel="00000000" w:rsidP="00000000" w:rsidRDefault="00000000" w:rsidRPr="00000000" w14:paraId="00000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2"/>
        <w:keepNext w:val="0"/>
        <w:keepLines w:val="0"/>
        <w:spacing w:after="80" w:lineRule="auto"/>
        <w:rPr>
          <w:b w:val="1"/>
          <w:bCs w:val="1"/>
          <w:sz w:val="34"/>
          <w:szCs w:val="34"/>
        </w:rPr>
      </w:pPr>
      <w:bookmarkStart w:colFirst="0" w:colLast="0" w:name="_ok6bqd1iszxl" w:id="40"/>
      <w:bookmarkEnd w:id="40"/>
      <w:r w:rsidDel="00000000" w:rsidR="00000000" w:rsidRPr="00000000">
        <w:rPr>
          <w:b w:val="1"/>
          <w:bCs w:val="1"/>
          <w:sz w:val="34"/>
          <w:szCs w:val="34"/>
          <w:rtl w:val="0"/>
        </w:rPr>
        <w:t xml:space="preserve">Canva Tips:</w:t>
      </w:r>
    </w:p>
    <w:p w:rsidR="00000000" w:rsidDel="00000000" w:rsidP="00000000" w:rsidRDefault="00000000" w:rsidRPr="00000000" w14:paraId="00000635">
      <w:pPr>
        <w:numPr>
          <w:ilvl w:val="0"/>
          <w:numId w:val="6"/>
        </w:numPr>
        <w:spacing w:after="0" w:afterAutospacing="0" w:before="240" w:lineRule="auto"/>
        <w:ind w:left="720" w:hanging="360"/>
      </w:pPr>
      <w:r w:rsidDel="00000000" w:rsidR="00000000" w:rsidRPr="00000000">
        <w:rPr>
          <w:b w:val="1"/>
          <w:bCs w:val="1"/>
          <w:rtl w:val="0"/>
        </w:rPr>
        <w:t xml:space="preserve">Template:</w:t>
      </w:r>
      <w:r w:rsidDel="00000000" w:rsidR="00000000" w:rsidRPr="00000000">
        <w:rPr>
          <w:rtl w:val="0"/>
        </w:rPr>
        <w:t xml:space="preserve"> Use "Academic Presentation" or "Tech Presentation" templates</w:t>
      </w:r>
    </w:p>
    <w:p w:rsidR="00000000" w:rsidDel="00000000" w:rsidP="00000000" w:rsidRDefault="00000000" w:rsidRPr="00000000" w14:paraId="00000636">
      <w:pPr>
        <w:numPr>
          <w:ilvl w:val="0"/>
          <w:numId w:val="6"/>
        </w:numPr>
        <w:spacing w:after="0" w:afterAutospacing="0" w:before="0" w:beforeAutospacing="0" w:lineRule="auto"/>
        <w:ind w:left="720" w:hanging="360"/>
      </w:pPr>
      <w:r w:rsidDel="00000000" w:rsidR="00000000" w:rsidRPr="00000000">
        <w:rPr>
          <w:b w:val="1"/>
          <w:bCs w:val="1"/>
          <w:rtl w:val="0"/>
        </w:rPr>
        <w:t xml:space="preserve">Color Scheme:</w:t>
      </w:r>
    </w:p>
    <w:p w:rsidR="00000000" w:rsidDel="00000000" w:rsidP="00000000" w:rsidRDefault="00000000" w:rsidRPr="00000000" w14:paraId="00000637">
      <w:pPr>
        <w:numPr>
          <w:ilvl w:val="1"/>
          <w:numId w:val="6"/>
        </w:numPr>
        <w:spacing w:after="0" w:afterAutospacing="0" w:before="0" w:beforeAutospacing="0" w:lineRule="auto"/>
        <w:ind w:left="1440" w:hanging="360"/>
      </w:pPr>
      <w:r w:rsidDel="00000000" w:rsidR="00000000" w:rsidRPr="00000000">
        <w:rPr>
          <w:rtl w:val="0"/>
        </w:rPr>
        <w:t xml:space="preserve">Primary: Green (recycling/environment theme)</w:t>
      </w:r>
    </w:p>
    <w:p w:rsidR="00000000" w:rsidDel="00000000" w:rsidP="00000000" w:rsidRDefault="00000000" w:rsidRPr="00000000" w14:paraId="00000638">
      <w:pPr>
        <w:numPr>
          <w:ilvl w:val="1"/>
          <w:numId w:val="6"/>
        </w:numPr>
        <w:spacing w:after="0" w:afterAutospacing="0" w:before="0" w:beforeAutospacing="0" w:lineRule="auto"/>
        <w:ind w:left="1440" w:hanging="360"/>
      </w:pPr>
      <w:r w:rsidDel="00000000" w:rsidR="00000000" w:rsidRPr="00000000">
        <w:rPr>
          <w:rtl w:val="0"/>
        </w:rPr>
        <w:t xml:space="preserve">Secondary: Blue (tech/AI theme)</w:t>
      </w:r>
    </w:p>
    <w:p w:rsidR="00000000" w:rsidDel="00000000" w:rsidP="00000000" w:rsidRDefault="00000000" w:rsidRPr="00000000" w14:paraId="00000639">
      <w:pPr>
        <w:numPr>
          <w:ilvl w:val="1"/>
          <w:numId w:val="6"/>
        </w:numPr>
        <w:spacing w:after="0" w:afterAutospacing="0" w:before="0" w:beforeAutospacing="0" w:lineRule="auto"/>
        <w:ind w:left="1440" w:hanging="360"/>
      </w:pPr>
      <w:r w:rsidDel="00000000" w:rsidR="00000000" w:rsidRPr="00000000">
        <w:rPr>
          <w:rtl w:val="0"/>
        </w:rPr>
        <w:t xml:space="preserve">Accent: Orange/Yellow for highlights</w:t>
      </w:r>
    </w:p>
    <w:p w:rsidR="00000000" w:rsidDel="00000000" w:rsidP="00000000" w:rsidRDefault="00000000" w:rsidRPr="00000000" w14:paraId="0000063A">
      <w:pPr>
        <w:numPr>
          <w:ilvl w:val="0"/>
          <w:numId w:val="6"/>
        </w:numPr>
        <w:spacing w:after="0" w:afterAutospacing="0" w:before="0" w:beforeAutospacing="0" w:lineRule="auto"/>
        <w:ind w:left="720" w:hanging="360"/>
      </w:pPr>
      <w:r w:rsidDel="00000000" w:rsidR="00000000" w:rsidRPr="00000000">
        <w:rPr>
          <w:b w:val="1"/>
          <w:bCs w:val="1"/>
          <w:rtl w:val="0"/>
        </w:rPr>
        <w:t xml:space="preserve">Fonts:</w:t>
      </w:r>
    </w:p>
    <w:p w:rsidR="00000000" w:rsidDel="00000000" w:rsidP="00000000" w:rsidRDefault="00000000" w:rsidRPr="00000000" w14:paraId="0000063B">
      <w:pPr>
        <w:numPr>
          <w:ilvl w:val="1"/>
          <w:numId w:val="6"/>
        </w:numPr>
        <w:spacing w:after="0" w:afterAutospacing="0" w:before="0" w:beforeAutospacing="0" w:lineRule="auto"/>
        <w:ind w:left="1440" w:hanging="360"/>
      </w:pPr>
      <w:r w:rsidDel="00000000" w:rsidR="00000000" w:rsidRPr="00000000">
        <w:rPr>
          <w:rtl w:val="0"/>
        </w:rPr>
        <w:t xml:space="preserve">Headers: Montserrat Bold or Poppins Bold</w:t>
      </w:r>
    </w:p>
    <w:p w:rsidR="00000000" w:rsidDel="00000000" w:rsidP="00000000" w:rsidRDefault="00000000" w:rsidRPr="00000000" w14:paraId="0000063C">
      <w:pPr>
        <w:numPr>
          <w:ilvl w:val="1"/>
          <w:numId w:val="6"/>
        </w:numPr>
        <w:spacing w:after="0" w:afterAutospacing="0" w:before="0" w:beforeAutospacing="0" w:lineRule="auto"/>
        <w:ind w:left="1440" w:hanging="360"/>
      </w:pPr>
      <w:r w:rsidDel="00000000" w:rsidR="00000000" w:rsidRPr="00000000">
        <w:rPr>
          <w:rtl w:val="0"/>
        </w:rPr>
        <w:t xml:space="preserve">Body: Open Sans or Roboto</w:t>
      </w:r>
    </w:p>
    <w:p w:rsidR="00000000" w:rsidDel="00000000" w:rsidP="00000000" w:rsidRDefault="00000000" w:rsidRPr="00000000" w14:paraId="0000063D">
      <w:pPr>
        <w:numPr>
          <w:ilvl w:val="0"/>
          <w:numId w:val="6"/>
        </w:numPr>
        <w:spacing w:after="0" w:afterAutospacing="0" w:before="0" w:beforeAutospacing="0" w:lineRule="auto"/>
        <w:ind w:left="720" w:hanging="360"/>
      </w:pPr>
      <w:r w:rsidDel="00000000" w:rsidR="00000000" w:rsidRPr="00000000">
        <w:rPr>
          <w:b w:val="1"/>
          <w:bCs w:val="1"/>
          <w:rtl w:val="0"/>
        </w:rPr>
        <w:t xml:space="preserve">Icons:</w:t>
      </w:r>
      <w:r w:rsidDel="00000000" w:rsidR="00000000" w:rsidRPr="00000000">
        <w:rPr>
          <w:rtl w:val="0"/>
        </w:rPr>
        <w:t xml:space="preserve"> Use Canva's icon library for waste, AI, charts</w:t>
      </w:r>
    </w:p>
    <w:p w:rsidR="00000000" w:rsidDel="00000000" w:rsidP="00000000" w:rsidRDefault="00000000" w:rsidRPr="00000000" w14:paraId="0000063E">
      <w:pPr>
        <w:numPr>
          <w:ilvl w:val="0"/>
          <w:numId w:val="6"/>
        </w:numPr>
        <w:spacing w:after="0" w:afterAutospacing="0" w:before="0" w:beforeAutospacing="0" w:lineRule="auto"/>
        <w:ind w:left="720" w:hanging="360"/>
      </w:pPr>
      <w:r w:rsidDel="00000000" w:rsidR="00000000" w:rsidRPr="00000000">
        <w:rPr>
          <w:b w:val="1"/>
          <w:bCs w:val="1"/>
          <w:rtl w:val="0"/>
        </w:rPr>
        <w:t xml:space="preserve">Images:</w:t>
      </w:r>
      <w:r w:rsidDel="00000000" w:rsidR="00000000" w:rsidRPr="00000000">
        <w:rPr>
          <w:rtl w:val="0"/>
        </w:rPr>
        <w:t xml:space="preserve"> Add sample garbage images from your dataset</w:t>
      </w:r>
    </w:p>
    <w:p w:rsidR="00000000" w:rsidDel="00000000" w:rsidP="00000000" w:rsidRDefault="00000000" w:rsidRPr="00000000" w14:paraId="0000063F">
      <w:pPr>
        <w:numPr>
          <w:ilvl w:val="0"/>
          <w:numId w:val="6"/>
        </w:numPr>
        <w:spacing w:after="0" w:afterAutospacing="0" w:before="0" w:beforeAutospacing="0" w:lineRule="auto"/>
        <w:ind w:left="720" w:hanging="360"/>
      </w:pPr>
      <w:r w:rsidDel="00000000" w:rsidR="00000000" w:rsidRPr="00000000">
        <w:rPr>
          <w:b w:val="1"/>
          <w:bCs w:val="1"/>
          <w:rtl w:val="0"/>
        </w:rPr>
        <w:t xml:space="preserve">Charts:</w:t>
      </w:r>
      <w:r w:rsidDel="00000000" w:rsidR="00000000" w:rsidRPr="00000000">
        <w:rPr>
          <w:rtl w:val="0"/>
        </w:rPr>
        <w:t xml:space="preserve"> Use Canva's chart tools for bar/line graphs</w:t>
      </w:r>
    </w:p>
    <w:p w:rsidR="00000000" w:rsidDel="00000000" w:rsidP="00000000" w:rsidRDefault="00000000" w:rsidRPr="00000000" w14:paraId="00000640">
      <w:pPr>
        <w:numPr>
          <w:ilvl w:val="0"/>
          <w:numId w:val="6"/>
        </w:numPr>
        <w:spacing w:after="24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Same layout style throughout</w:t>
      </w:r>
    </w:p>
    <w:p w:rsidR="00000000" w:rsidDel="00000000" w:rsidP="00000000" w:rsidRDefault="00000000" w:rsidRPr="00000000" w14:paraId="00000641">
      <w:pPr>
        <w:spacing w:after="240" w:before="240" w:lineRule="auto"/>
        <w:rPr/>
      </w:pPr>
      <w:r w:rsidDel="00000000" w:rsidR="00000000" w:rsidRPr="00000000">
        <w:rPr>
          <w:rtl w:val="0"/>
        </w:rPr>
        <w:t xml:space="preserve">Would you like me to provide more detailed content for any specific slide, or help you with specific visualizations?</w:t>
      </w:r>
    </w:p>
    <w:p w:rsidR="00000000" w:rsidDel="00000000" w:rsidP="00000000" w:rsidRDefault="00000000" w:rsidRPr="00000000" w14:paraId="0000064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e5kcuvjs55p"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Slide detail</w:t>
      </w:r>
      <w:r w:rsidDel="00000000" w:rsidR="00000000" w:rsidRPr="00000000">
        <w:rPr>
          <w:rtl w:val="0"/>
        </w:rPr>
      </w:r>
    </w:p>
    <w:p w:rsidR="00000000" w:rsidDel="00000000" w:rsidP="00000000" w:rsidRDefault="00000000" w:rsidRPr="00000000" w14:paraId="00000644">
      <w:pPr>
        <w:spacing w:after="240" w:before="240" w:lineRule="auto"/>
        <w:rPr/>
      </w:pPr>
      <w:r w:rsidDel="00000000" w:rsidR="00000000" w:rsidRPr="00000000">
        <w:rPr>
          <w:rtl w:val="0"/>
        </w:rPr>
        <w:t xml:space="preserve">Great! I'll create detailed content and visualization suggestions for each slide. Let me break this down into specific sections:</w:t>
      </w:r>
    </w:p>
    <w:p w:rsidR="00000000" w:rsidDel="00000000" w:rsidP="00000000" w:rsidRDefault="00000000" w:rsidRPr="00000000" w14:paraId="00000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tk6b8pynr8av" w:id="42"/>
      <w:bookmarkEnd w:id="42"/>
      <w:r w:rsidDel="00000000" w:rsidR="00000000" w:rsidRPr="00000000">
        <w:rPr>
          <w:b w:val="1"/>
          <w:bCs w:val="1"/>
          <w:sz w:val="34"/>
          <w:szCs w:val="34"/>
          <w:rtl w:val="0"/>
        </w:rPr>
        <w:t xml:space="preserve">DETAILED SLIDE CONTENT WITH VISUALS</w:t>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3"/>
        <w:keepNext w:val="0"/>
        <w:keepLines w:val="0"/>
        <w:spacing w:before="280" w:lineRule="auto"/>
        <w:rPr>
          <w:b w:val="1"/>
          <w:bCs w:val="1"/>
          <w:color w:val="000000"/>
          <w:sz w:val="26"/>
          <w:szCs w:val="26"/>
        </w:rPr>
      </w:pPr>
      <w:bookmarkStart w:colFirst="0" w:colLast="0" w:name="_rezu5m66adlb" w:id="43"/>
      <w:bookmarkEnd w:id="43"/>
      <w:r w:rsidDel="00000000" w:rsidR="00000000" w:rsidRPr="00000000">
        <w:rPr>
          <w:b w:val="1"/>
          <w:bCs w:val="1"/>
          <w:color w:val="000000"/>
          <w:sz w:val="26"/>
          <w:szCs w:val="26"/>
          <w:rtl w:val="0"/>
        </w:rPr>
        <w:t xml:space="preserve">SLIDE 1: TITLE SLIDE</w:t>
      </w:r>
    </w:p>
    <w:p w:rsidR="00000000" w:rsidDel="00000000" w:rsidP="00000000" w:rsidRDefault="00000000" w:rsidRPr="00000000" w14:paraId="00000649">
      <w:pPr>
        <w:spacing w:after="240" w:before="240" w:lineRule="auto"/>
        <w:rPr/>
      </w:pPr>
      <w:r w:rsidDel="00000000" w:rsidR="00000000" w:rsidRPr="00000000">
        <w:rPr>
          <w:b w:val="1"/>
          <w:bCs w:val="1"/>
          <w:rtl w:val="0"/>
        </w:rPr>
        <w:t xml:space="preserve">Layout:</w:t>
      </w:r>
      <w:r w:rsidDel="00000000" w:rsidR="00000000" w:rsidRPr="00000000">
        <w:rPr>
          <w:rtl w:val="0"/>
        </w:rPr>
        <w:t xml:space="preserve"> Full-screen background with centered text</w:t>
      </w:r>
    </w:p>
    <w:p w:rsidR="00000000" w:rsidDel="00000000" w:rsidP="00000000" w:rsidRDefault="00000000" w:rsidRPr="00000000" w14:paraId="0000064A">
      <w:pPr>
        <w:spacing w:after="240" w:before="240" w:lineRule="auto"/>
        <w:rPr>
          <w:b w:val="1"/>
          <w:bCs w:val="1"/>
        </w:rPr>
      </w:pPr>
      <w:r w:rsidDel="00000000" w:rsidR="00000000" w:rsidRPr="00000000">
        <w:rPr>
          <w:b w:val="1"/>
          <w:bCs w:val="1"/>
          <w:rtl w:val="0"/>
        </w:rPr>
        <w:t xml:space="preserve">Background Image Suggestion:</w:t>
      </w:r>
    </w:p>
    <w:p w:rsidR="00000000" w:rsidDel="00000000" w:rsidP="00000000" w:rsidRDefault="00000000" w:rsidRPr="00000000" w14:paraId="0000064B">
      <w:pPr>
        <w:numPr>
          <w:ilvl w:val="0"/>
          <w:numId w:val="37"/>
        </w:numPr>
        <w:spacing w:after="0" w:afterAutospacing="0" w:before="240" w:lineRule="auto"/>
        <w:ind w:left="720" w:hanging="360"/>
      </w:pPr>
      <w:r w:rsidDel="00000000" w:rsidR="00000000" w:rsidRPr="00000000">
        <w:rPr>
          <w:rtl w:val="0"/>
        </w:rPr>
        <w:t xml:space="preserve">Blurred image of recycling bins or waste sorting facility</w:t>
      </w:r>
    </w:p>
    <w:p w:rsidR="00000000" w:rsidDel="00000000" w:rsidP="00000000" w:rsidRDefault="00000000" w:rsidRPr="00000000" w14:paraId="0000064C">
      <w:pPr>
        <w:numPr>
          <w:ilvl w:val="0"/>
          <w:numId w:val="3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Or: Split image showing trash pile → organized recycling</w:t>
      </w:r>
    </w:p>
    <w:p w:rsidR="00000000" w:rsidDel="00000000" w:rsidP="00000000" w:rsidRDefault="00000000" w:rsidRPr="00000000" w14:paraId="0000064D">
      <w:pPr>
        <w:spacing w:after="240" w:before="240" w:lineRule="auto"/>
        <w:rPr>
          <w:b w:val="1"/>
          <w:bCs w:val="1"/>
        </w:rPr>
      </w:pPr>
      <w:r w:rsidDel="00000000" w:rsidR="00000000" w:rsidRPr="00000000">
        <w:rPr>
          <w:b w:val="1"/>
          <w:bCs w:val="1"/>
          <w:rtl w:val="0"/>
        </w:rPr>
        <w:t xml:space="preserve">Text Content:</w:t>
      </w:r>
    </w:p>
    <w:p w:rsidR="00000000" w:rsidDel="00000000" w:rsidP="00000000" w:rsidRDefault="00000000" w:rsidRPr="00000000" w14:paraId="0000064E">
      <w:pPr>
        <w:rPr/>
      </w:pPr>
      <w:r w:rsidDel="00000000" w:rsidR="00000000" w:rsidRPr="00000000">
        <w:rPr>
          <w:rtl w:val="0"/>
        </w:rPr>
        <w:t xml:space="preserve">AUTOMATED GARBAGE CLASSIFICATION</w:t>
      </w:r>
    </w:p>
    <w:p w:rsidR="00000000" w:rsidDel="00000000" w:rsidP="00000000" w:rsidRDefault="00000000" w:rsidRPr="00000000" w14:paraId="0000064F">
      <w:pPr>
        <w:rPr/>
      </w:pPr>
      <w:r w:rsidDel="00000000" w:rsidR="00000000" w:rsidRPr="00000000">
        <w:rPr>
          <w:rtl w:val="0"/>
        </w:rPr>
        <w:t xml:space="preserve">Using Deep Learning &amp; Computer Vision</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Comparing CNN, Xception &amp; MobileNetV2 Architectures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[Your Team Name]</w:t>
      </w:r>
    </w:p>
    <w:p w:rsidR="00000000" w:rsidDel="00000000" w:rsidP="00000000" w:rsidRDefault="00000000" w:rsidRPr="00000000" w14:paraId="00000654">
      <w:pPr>
        <w:rPr/>
      </w:pPr>
      <w:r w:rsidDel="00000000" w:rsidR="00000000" w:rsidRPr="00000000">
        <w:rPr>
          <w:rtl w:val="0"/>
        </w:rPr>
        <w:t xml:space="preserve">Team Members: [Name 1] • [Name 2] • [Name 3]</w:t>
      </w:r>
    </w:p>
    <w:p w:rsidR="00000000" w:rsidDel="00000000" w:rsidP="00000000" w:rsidRDefault="00000000" w:rsidRPr="00000000" w14:paraId="00000655">
      <w:pPr>
        <w:rPr/>
      </w:pPr>
      <w:r w:rsidDel="00000000" w:rsidR="00000000" w:rsidRPr="00000000">
        <w:rPr>
          <w:rtl w:val="0"/>
        </w:rPr>
        <w:t xml:space="preserve">Instructor: [Instructor Name]</w:t>
      </w:r>
    </w:p>
    <w:p w:rsidR="00000000" w:rsidDel="00000000" w:rsidP="00000000" w:rsidRDefault="00000000" w:rsidRPr="00000000" w14:paraId="00000656">
      <w:pPr>
        <w:rPr/>
      </w:pPr>
      <w:r w:rsidDel="00000000" w:rsidR="00000000" w:rsidRPr="00000000">
        <w:rPr>
          <w:rtl w:val="0"/>
        </w:rPr>
        <w:t xml:space="preserve">Course: Deep Learning / Computer Vision</w:t>
      </w:r>
    </w:p>
    <w:p w:rsidR="00000000" w:rsidDel="00000000" w:rsidP="00000000" w:rsidRDefault="00000000" w:rsidRPr="00000000" w14:paraId="00000657">
      <w:pPr>
        <w:rPr/>
      </w:pPr>
      <w:r w:rsidDel="00000000" w:rsidR="00000000" w:rsidRPr="00000000">
        <w:rPr>
          <w:rtl w:val="0"/>
        </w:rPr>
        <w:t xml:space="preserve">[University Name] • October 2025</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spacing w:after="240" w:before="240" w:lineRule="auto"/>
        <w:rPr>
          <w:b w:val="1"/>
          <w:bCs w:val="1"/>
        </w:rPr>
      </w:pPr>
      <w:r w:rsidDel="00000000" w:rsidR="00000000" w:rsidRPr="00000000">
        <w:rPr>
          <w:b w:val="1"/>
          <w:bCs w:val="1"/>
          <w:rtl w:val="0"/>
        </w:rPr>
        <w:t xml:space="preserve">Canva Elements:</w:t>
      </w:r>
    </w:p>
    <w:p w:rsidR="00000000" w:rsidDel="00000000" w:rsidP="00000000" w:rsidRDefault="00000000" w:rsidRPr="00000000" w14:paraId="0000065A">
      <w:pPr>
        <w:numPr>
          <w:ilvl w:val="0"/>
          <w:numId w:val="96"/>
        </w:numPr>
        <w:spacing w:after="0" w:afterAutospacing="0" w:before="240" w:lineRule="auto"/>
        <w:ind w:left="720" w:hanging="360"/>
      </w:pPr>
      <w:r w:rsidDel="00000000" w:rsidR="00000000" w:rsidRPr="00000000">
        <w:rPr>
          <w:rtl w:val="0"/>
        </w:rPr>
        <w:t xml:space="preserve">Add semi-transparent overlay on background (dark green/blue, 40% opacity)</w:t>
      </w:r>
    </w:p>
    <w:p w:rsidR="00000000" w:rsidDel="00000000" w:rsidP="00000000" w:rsidRDefault="00000000" w:rsidRPr="00000000" w14:paraId="0000065B">
      <w:pPr>
        <w:numPr>
          <w:ilvl w:val="0"/>
          <w:numId w:val="96"/>
        </w:numPr>
        <w:spacing w:after="0" w:afterAutospacing="0" w:before="0" w:beforeAutospacing="0" w:lineRule="auto"/>
        <w:ind w:left="720" w:hanging="360"/>
      </w:pPr>
      <w:r w:rsidDel="00000000" w:rsidR="00000000" w:rsidRPr="00000000">
        <w:rPr>
          <w:rtl w:val="0"/>
        </w:rPr>
        <w:t xml:space="preserve">Use large bold font for title (72pt)</w:t>
      </w:r>
    </w:p>
    <w:p w:rsidR="00000000" w:rsidDel="00000000" w:rsidP="00000000" w:rsidRDefault="00000000" w:rsidRPr="00000000" w14:paraId="0000065C">
      <w:pPr>
        <w:numPr>
          <w:ilvl w:val="0"/>
          <w:numId w:val="96"/>
        </w:numPr>
        <w:spacing w:after="0" w:afterAutospacing="0" w:before="0" w:beforeAutospacing="0" w:lineRule="auto"/>
        <w:ind w:left="720" w:hanging="360"/>
      </w:pPr>
      <w:r w:rsidDel="00000000" w:rsidR="00000000" w:rsidRPr="00000000">
        <w:rPr>
          <w:rtl w:val="0"/>
        </w:rPr>
        <w:t xml:space="preserve">Add recycling icon or AI brain icon in corner</w:t>
      </w:r>
    </w:p>
    <w:p w:rsidR="00000000" w:rsidDel="00000000" w:rsidP="00000000" w:rsidRDefault="00000000" w:rsidRPr="00000000" w14:paraId="0000065D">
      <w:pPr>
        <w:numPr>
          <w:ilvl w:val="0"/>
          <w:numId w:val="96"/>
        </w:numPr>
        <w:spacing w:after="240" w:before="0" w:beforeAutospacing="0" w:lineRule="auto"/>
        <w:ind w:left="720" w:hanging="360"/>
      </w:pPr>
      <w:r w:rsidDel="00000000" w:rsidR="00000000" w:rsidRPr="00000000">
        <w:rPr>
          <w:rtl w:val="0"/>
        </w:rPr>
        <w:t xml:space="preserve">Color scheme: Green gradient background</w:t>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ctvti9fhui8a" w:id="44"/>
      <w:bookmarkEnd w:id="44"/>
      <w:r w:rsidDel="00000000" w:rsidR="00000000" w:rsidRPr="00000000">
        <w:rPr>
          <w:b w:val="1"/>
          <w:bCs w:val="1"/>
          <w:color w:val="000000"/>
          <w:sz w:val="26"/>
          <w:szCs w:val="26"/>
          <w:rtl w:val="0"/>
        </w:rPr>
        <w:t xml:space="preserve">SLIDE 2: PROBLEM STATEMENT</w:t>
      </w:r>
    </w:p>
    <w:p w:rsidR="00000000" w:rsidDel="00000000" w:rsidP="00000000" w:rsidRDefault="00000000" w:rsidRPr="00000000" w14:paraId="00000660">
      <w:pPr>
        <w:spacing w:after="240" w:before="240" w:lineRule="auto"/>
        <w:rPr/>
      </w:pPr>
      <w:r w:rsidDel="00000000" w:rsidR="00000000" w:rsidRPr="00000000">
        <w:rPr>
          <w:b w:val="1"/>
          <w:bCs w:val="1"/>
          <w:rtl w:val="0"/>
        </w:rPr>
        <w:t xml:space="preserve">Layout:</w:t>
      </w:r>
      <w:r w:rsidDel="00000000" w:rsidR="00000000" w:rsidRPr="00000000">
        <w:rPr>
          <w:rtl w:val="0"/>
        </w:rPr>
        <w:t xml:space="preserve"> Two-column layout</w:t>
      </w:r>
    </w:p>
    <w:p w:rsidR="00000000" w:rsidDel="00000000" w:rsidP="00000000" w:rsidRDefault="00000000" w:rsidRPr="00000000" w14:paraId="00000661">
      <w:pPr>
        <w:spacing w:after="240" w:before="240" w:lineRule="auto"/>
        <w:rPr/>
      </w:pPr>
      <w:r w:rsidDel="00000000" w:rsidR="00000000" w:rsidRPr="00000000">
        <w:rPr>
          <w:b w:val="1"/>
          <w:bCs w:val="1"/>
          <w:rtl w:val="0"/>
        </w:rPr>
        <w:t xml:space="preserve">Left Column (40%):</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t xml:space="preserve"> The Global Waste Crisis</w:t>
      </w:r>
    </w:p>
    <w:p w:rsidR="00000000" w:rsidDel="00000000" w:rsidP="00000000" w:rsidRDefault="00000000" w:rsidRPr="00000000" w14:paraId="00000662">
      <w:pPr>
        <w:spacing w:after="240" w:before="240" w:lineRule="auto"/>
        <w:rPr>
          <w:b w:val="1"/>
          <w:bCs w:val="1"/>
        </w:rPr>
      </w:pPr>
      <w:r w:rsidDel="00000000" w:rsidR="00000000" w:rsidRPr="00000000">
        <w:rPr>
          <w:b w:val="1"/>
          <w:bCs w:val="1"/>
          <w:rtl w:val="0"/>
        </w:rPr>
        <w:t xml:space="preserve">Statistics Box:</w:t>
      </w:r>
    </w:p>
    <w:p w:rsidR="00000000" w:rsidDel="00000000" w:rsidP="00000000" w:rsidRDefault="00000000" w:rsidRPr="00000000" w14:paraId="00000663">
      <w:pPr>
        <w:rPr/>
      </w:pPr>
      <w:r w:rsidDel="00000000" w:rsidR="00000000" w:rsidRPr="00000000">
        <w:rPr>
          <w:rtl w:val="0"/>
        </w:rPr>
        <w:t xml:space="preserve">📊 2 Billion Tons</w:t>
      </w:r>
    </w:p>
    <w:p w:rsidR="00000000" w:rsidDel="00000000" w:rsidP="00000000" w:rsidRDefault="00000000" w:rsidRPr="00000000" w14:paraId="00000664">
      <w:pPr>
        <w:rPr/>
      </w:pPr>
      <w:r w:rsidDel="00000000" w:rsidR="00000000" w:rsidRPr="00000000">
        <w:rPr>
          <w:rtl w:val="0"/>
        </w:rPr>
        <w:t xml:space="preserve">   Waste generated annually</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 30-40 Minutes</w:t>
      </w:r>
    </w:p>
    <w:p w:rsidR="00000000" w:rsidDel="00000000" w:rsidP="00000000" w:rsidRDefault="00000000" w:rsidRPr="00000000" w14:paraId="00000667">
      <w:pPr>
        <w:rPr/>
      </w:pPr>
      <w:r w:rsidDel="00000000" w:rsidR="00000000" w:rsidRPr="00000000">
        <w:rPr>
          <w:rtl w:val="0"/>
        </w:rPr>
        <w:t xml:space="preserve">   Manual sorting per ton</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 25-30% Error Rate</w:t>
      </w:r>
    </w:p>
    <w:p w:rsidR="00000000" w:rsidDel="00000000" w:rsidP="00000000" w:rsidRDefault="00000000" w:rsidRPr="00000000" w14:paraId="0000066A">
      <w:pPr>
        <w:rPr/>
      </w:pPr>
      <w:r w:rsidDel="00000000" w:rsidR="00000000" w:rsidRPr="00000000">
        <w:rPr>
          <w:rtl w:val="0"/>
        </w:rPr>
        <w:t xml:space="preserve">   Human sorting accuracy</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 $200B+ Global Cost</w:t>
      </w:r>
    </w:p>
    <w:p w:rsidR="00000000" w:rsidDel="00000000" w:rsidP="00000000" w:rsidRDefault="00000000" w:rsidRPr="00000000" w14:paraId="0000066D">
      <w:pPr>
        <w:rPr/>
      </w:pPr>
      <w:r w:rsidDel="00000000" w:rsidR="00000000" w:rsidRPr="00000000">
        <w:rPr>
          <w:rtl w:val="0"/>
        </w:rPr>
        <w:t xml:space="preserve">   Waste management</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spacing w:after="240" w:before="240" w:lineRule="auto"/>
        <w:rPr>
          <w:b w:val="1"/>
          <w:bCs w:val="1"/>
        </w:rPr>
      </w:pPr>
      <w:r w:rsidDel="00000000" w:rsidR="00000000" w:rsidRPr="00000000">
        <w:rPr>
          <w:b w:val="1"/>
          <w:bCs w:val="1"/>
          <w:rtl w:val="0"/>
        </w:rPr>
        <w:t xml:space="preserve">Right Column (60%):</w:t>
      </w:r>
      <w:r w:rsidDel="00000000" w:rsidR="00000000" w:rsidRPr="00000000">
        <w:rPr>
          <w:rtl w:val="0"/>
        </w:rPr>
        <w:t xml:space="preserve"> </w:t>
      </w:r>
      <w:r w:rsidDel="00000000" w:rsidR="00000000" w:rsidRPr="00000000">
        <w:rPr>
          <w:b w:val="1"/>
          <w:bCs w:val="1"/>
          <w:rtl w:val="0"/>
        </w:rPr>
        <w:t xml:space="preserve">The Challenge:</w:t>
      </w:r>
    </w:p>
    <w:p w:rsidR="00000000" w:rsidDel="00000000" w:rsidP="00000000" w:rsidRDefault="00000000" w:rsidRPr="00000000" w14:paraId="00000670">
      <w:pPr>
        <w:numPr>
          <w:ilvl w:val="0"/>
          <w:numId w:val="33"/>
        </w:numPr>
        <w:spacing w:after="0" w:afterAutospacing="0" w:before="240" w:lineRule="auto"/>
        <w:ind w:left="720" w:hanging="360"/>
      </w:pPr>
      <w:r w:rsidDel="00000000" w:rsidR="00000000" w:rsidRPr="00000000">
        <w:rPr>
          <w:rtl w:val="0"/>
        </w:rPr>
        <w:t xml:space="preserve">Manual waste sorting is slow and expensive</w:t>
      </w:r>
    </w:p>
    <w:p w:rsidR="00000000" w:rsidDel="00000000" w:rsidP="00000000" w:rsidRDefault="00000000" w:rsidRPr="00000000" w14:paraId="00000671">
      <w:pPr>
        <w:numPr>
          <w:ilvl w:val="0"/>
          <w:numId w:val="33"/>
        </w:numPr>
        <w:spacing w:after="0" w:afterAutospacing="0" w:before="0" w:beforeAutospacing="0" w:lineRule="auto"/>
        <w:ind w:left="720" w:hanging="360"/>
      </w:pPr>
      <w:r w:rsidDel="00000000" w:rsidR="00000000" w:rsidRPr="00000000">
        <w:rPr>
          <w:rtl w:val="0"/>
        </w:rPr>
        <w:t xml:space="preserve">Human error leads to contamination</w:t>
      </w:r>
    </w:p>
    <w:p w:rsidR="00000000" w:rsidDel="00000000" w:rsidP="00000000" w:rsidRDefault="00000000" w:rsidRPr="00000000" w14:paraId="00000672">
      <w:pPr>
        <w:numPr>
          <w:ilvl w:val="0"/>
          <w:numId w:val="33"/>
        </w:numPr>
        <w:spacing w:after="0" w:afterAutospacing="0" w:before="0" w:beforeAutospacing="0" w:lineRule="auto"/>
        <w:ind w:left="720" w:hanging="360"/>
      </w:pPr>
      <w:r w:rsidDel="00000000" w:rsidR="00000000" w:rsidRPr="00000000">
        <w:rPr>
          <w:rtl w:val="0"/>
        </w:rPr>
        <w:t xml:space="preserve">Inefficient recycling processes</w:t>
      </w:r>
    </w:p>
    <w:p w:rsidR="00000000" w:rsidDel="00000000" w:rsidP="00000000" w:rsidRDefault="00000000" w:rsidRPr="00000000" w14:paraId="00000673">
      <w:pPr>
        <w:numPr>
          <w:ilvl w:val="0"/>
          <w:numId w:val="33"/>
        </w:numPr>
        <w:spacing w:after="240" w:before="0" w:beforeAutospacing="0" w:lineRule="auto"/>
        <w:ind w:left="720" w:hanging="360"/>
      </w:pPr>
      <w:r w:rsidDel="00000000" w:rsidR="00000000" w:rsidRPr="00000000">
        <w:rPr>
          <w:rtl w:val="0"/>
        </w:rPr>
        <w:t xml:space="preserve">Growing environmental impact</w:t>
      </w:r>
    </w:p>
    <w:p w:rsidR="00000000" w:rsidDel="00000000" w:rsidP="00000000" w:rsidRDefault="00000000" w:rsidRPr="00000000" w14:paraId="00000674">
      <w:pPr>
        <w:spacing w:after="240" w:before="240" w:lineRule="auto"/>
        <w:rPr/>
      </w:pPr>
      <w:r w:rsidDel="00000000" w:rsidR="00000000" w:rsidRPr="00000000">
        <w:rPr>
          <w:b w:val="1"/>
          <w:bCs w:val="1"/>
          <w:rtl w:val="0"/>
        </w:rPr>
        <w:t xml:space="preserve">Our Solution:</w:t>
      </w:r>
      <w:r w:rsidDel="00000000" w:rsidR="00000000" w:rsidRPr="00000000">
        <w:rPr>
          <w:rtl w:val="0"/>
        </w:rPr>
        <w:t xml:space="preserve"> AI-powered automated classification system for accurate, fast waste sorting</w:t>
      </w:r>
    </w:p>
    <w:p w:rsidR="00000000" w:rsidDel="00000000" w:rsidP="00000000" w:rsidRDefault="00000000" w:rsidRPr="00000000" w14:paraId="00000675">
      <w:pPr>
        <w:spacing w:after="240" w:before="240" w:lineRule="auto"/>
        <w:rPr>
          <w:b w:val="1"/>
          <w:bCs w:val="1"/>
        </w:rPr>
      </w:pPr>
      <w:r w:rsidDel="00000000" w:rsidR="00000000" w:rsidRPr="00000000">
        <w:rPr>
          <w:b w:val="1"/>
          <w:bCs w:val="1"/>
          <w:rtl w:val="0"/>
        </w:rPr>
        <w:t xml:space="preserve">Visuals:</w:t>
      </w:r>
    </w:p>
    <w:p w:rsidR="00000000" w:rsidDel="00000000" w:rsidP="00000000" w:rsidRDefault="00000000" w:rsidRPr="00000000" w14:paraId="00000676">
      <w:pPr>
        <w:numPr>
          <w:ilvl w:val="0"/>
          <w:numId w:val="85"/>
        </w:numPr>
        <w:spacing w:after="0" w:afterAutospacing="0" w:before="240" w:lineRule="auto"/>
        <w:ind w:left="720" w:hanging="360"/>
      </w:pPr>
      <w:r w:rsidDel="00000000" w:rsidR="00000000" w:rsidRPr="00000000">
        <w:rPr>
          <w:rtl w:val="0"/>
        </w:rPr>
        <w:t xml:space="preserve">Icon: Robot hand sorting trash</w:t>
      </w:r>
    </w:p>
    <w:p w:rsidR="00000000" w:rsidDel="00000000" w:rsidP="00000000" w:rsidRDefault="00000000" w:rsidRPr="00000000" w14:paraId="00000677">
      <w:pPr>
        <w:numPr>
          <w:ilvl w:val="0"/>
          <w:numId w:val="85"/>
        </w:numPr>
        <w:spacing w:after="0" w:afterAutospacing="0" w:before="0" w:beforeAutospacing="0" w:lineRule="auto"/>
        <w:ind w:left="720" w:hanging="360"/>
      </w:pPr>
      <w:r w:rsidDel="00000000" w:rsidR="00000000" w:rsidRPr="00000000">
        <w:rPr>
          <w:rtl w:val="0"/>
        </w:rPr>
        <w:t xml:space="preserve">Before/After comparison images</w:t>
      </w:r>
    </w:p>
    <w:p w:rsidR="00000000" w:rsidDel="00000000" w:rsidP="00000000" w:rsidRDefault="00000000" w:rsidRPr="00000000" w14:paraId="00000678">
      <w:pPr>
        <w:numPr>
          <w:ilvl w:val="0"/>
          <w:numId w:val="85"/>
        </w:numPr>
        <w:spacing w:after="240" w:before="0" w:beforeAutospacing="0" w:lineRule="auto"/>
        <w:ind w:left="720" w:hanging="360"/>
      </w:pPr>
      <w:r w:rsidDel="00000000" w:rsidR="00000000" w:rsidRPr="00000000">
        <w:rPr>
          <w:rtl w:val="0"/>
        </w:rPr>
        <w:t xml:space="preserve">Color code: Red for problems, Green for solution</w:t>
      </w:r>
    </w:p>
    <w:p w:rsidR="00000000" w:rsidDel="00000000" w:rsidP="00000000" w:rsidRDefault="00000000" w:rsidRPr="00000000" w14:paraId="00000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3"/>
        <w:keepNext w:val="0"/>
        <w:keepLines w:val="0"/>
        <w:spacing w:before="280" w:lineRule="auto"/>
        <w:rPr>
          <w:b w:val="1"/>
          <w:bCs w:val="1"/>
          <w:color w:val="000000"/>
          <w:sz w:val="26"/>
          <w:szCs w:val="26"/>
        </w:rPr>
      </w:pPr>
      <w:bookmarkStart w:colFirst="0" w:colLast="0" w:name="_8xdk7ye7xn09" w:id="45"/>
      <w:bookmarkEnd w:id="45"/>
      <w:r w:rsidDel="00000000" w:rsidR="00000000" w:rsidRPr="00000000">
        <w:rPr>
          <w:b w:val="1"/>
          <w:bCs w:val="1"/>
          <w:color w:val="000000"/>
          <w:sz w:val="26"/>
          <w:szCs w:val="26"/>
          <w:rtl w:val="0"/>
        </w:rPr>
        <w:t xml:space="preserve">SLIDE 3: RESEARCH OBJECTIVES</w:t>
      </w:r>
    </w:p>
    <w:p w:rsidR="00000000" w:rsidDel="00000000" w:rsidP="00000000" w:rsidRDefault="00000000" w:rsidRPr="00000000" w14:paraId="0000067B">
      <w:pPr>
        <w:spacing w:after="240" w:before="240" w:lineRule="auto"/>
        <w:rPr/>
      </w:pPr>
      <w:r w:rsidDel="00000000" w:rsidR="00000000" w:rsidRPr="00000000">
        <w:rPr>
          <w:b w:val="1"/>
          <w:bCs w:val="1"/>
          <w:rtl w:val="0"/>
        </w:rPr>
        <w:t xml:space="preserve">Layout:</w:t>
      </w:r>
      <w:r w:rsidDel="00000000" w:rsidR="00000000" w:rsidRPr="00000000">
        <w:rPr>
          <w:rtl w:val="0"/>
        </w:rPr>
        <w:t xml:space="preserve"> Icon grid with text</w:t>
      </w:r>
    </w:p>
    <w:p w:rsidR="00000000" w:rsidDel="00000000" w:rsidP="00000000" w:rsidRDefault="00000000" w:rsidRPr="00000000" w14:paraId="0000067C">
      <w:pPr>
        <w:spacing w:after="240" w:before="240" w:lineRule="auto"/>
        <w:rPr/>
      </w:pPr>
      <w:r w:rsidDel="00000000" w:rsidR="00000000" w:rsidRPr="00000000">
        <w:rPr>
          <w:b w:val="1"/>
          <w:bCs w:val="1"/>
          <w:rtl w:val="0"/>
        </w:rPr>
        <w:t xml:space="preserve">Title:</w:t>
      </w:r>
      <w:r w:rsidDel="00000000" w:rsidR="00000000" w:rsidRPr="00000000">
        <w:rPr>
          <w:rtl w:val="0"/>
        </w:rPr>
        <w:t xml:space="preserve"> Project Goals</w:t>
      </w:r>
    </w:p>
    <w:p w:rsidR="00000000" w:rsidDel="00000000" w:rsidP="00000000" w:rsidRDefault="00000000" w:rsidRPr="00000000" w14:paraId="0000067D">
      <w:pPr>
        <w:spacing w:after="240" w:before="240" w:lineRule="auto"/>
        <w:rPr>
          <w:b w:val="1"/>
          <w:bCs w:val="1"/>
        </w:rPr>
      </w:pPr>
      <w:r w:rsidDel="00000000" w:rsidR="00000000" w:rsidRPr="00000000">
        <w:rPr>
          <w:b w:val="1"/>
          <w:bCs w:val="1"/>
          <w:rtl w:val="0"/>
        </w:rPr>
        <w:t xml:space="preserve">6 Boxes in 2x3 Grid:</w:t>
      </w:r>
    </w:p>
    <w:p w:rsidR="00000000" w:rsidDel="00000000" w:rsidP="00000000" w:rsidRDefault="00000000" w:rsidRPr="00000000" w14:paraId="0000067E">
      <w:pPr>
        <w:spacing w:after="240" w:before="240" w:lineRule="auto"/>
        <w:rPr/>
      </w:pPr>
      <w:r w:rsidDel="00000000" w:rsidR="00000000" w:rsidRPr="00000000">
        <w:rPr>
          <w:b w:val="1"/>
          <w:bCs w:val="1"/>
          <w:rtl w:val="0"/>
        </w:rPr>
        <w:t xml:space="preserve">Box 1:</w:t>
      </w:r>
      <w:r w:rsidDel="00000000" w:rsidR="00000000" w:rsidRPr="00000000">
        <w:rPr>
          <w:rtl w:val="0"/>
        </w:rPr>
        <w:t xml:space="preserve"> 🎯 </w:t>
      </w:r>
      <w:r w:rsidDel="00000000" w:rsidR="00000000" w:rsidRPr="00000000">
        <w:rPr>
          <w:b w:val="1"/>
          <w:bCs w:val="1"/>
          <w:rtl w:val="0"/>
        </w:rPr>
        <w:t xml:space="preserve">Develop AI System</w:t>
      </w:r>
      <w:r w:rsidDel="00000000" w:rsidR="00000000" w:rsidRPr="00000000">
        <w:rPr>
          <w:rtl w:val="0"/>
        </w:rPr>
        <w:t xml:space="preserve"> Automated classification for 12 garbage types</w:t>
      </w:r>
    </w:p>
    <w:p w:rsidR="00000000" w:rsidDel="00000000" w:rsidP="00000000" w:rsidRDefault="00000000" w:rsidRPr="00000000" w14:paraId="0000067F">
      <w:pPr>
        <w:spacing w:after="240" w:before="240" w:lineRule="auto"/>
        <w:rPr/>
      </w:pPr>
      <w:r w:rsidDel="00000000" w:rsidR="00000000" w:rsidRPr="00000000">
        <w:rPr>
          <w:b w:val="1"/>
          <w:bCs w:val="1"/>
          <w:rtl w:val="0"/>
        </w:rPr>
        <w:t xml:space="preserve">Box 2:</w:t>
      </w:r>
      <w:r w:rsidDel="00000000" w:rsidR="00000000" w:rsidRPr="00000000">
        <w:rPr>
          <w:rtl w:val="0"/>
        </w:rPr>
        <w:t xml:space="preserve"> 🔬 </w:t>
      </w:r>
      <w:r w:rsidDel="00000000" w:rsidR="00000000" w:rsidRPr="00000000">
        <w:rPr>
          <w:b w:val="1"/>
          <w:bCs w:val="1"/>
          <w:rtl w:val="0"/>
        </w:rPr>
        <w:t xml:space="preserve">Compare Architectures</w:t>
        <w:br w:type="textWrapping"/>
      </w:r>
      <w:r w:rsidDel="00000000" w:rsidR="00000000" w:rsidRPr="00000000">
        <w:rPr>
          <w:rtl w:val="0"/>
        </w:rPr>
        <w:t xml:space="preserve"> Custom CNN vs. Xception vs. MobileNetV2</w:t>
      </w:r>
    </w:p>
    <w:p w:rsidR="00000000" w:rsidDel="00000000" w:rsidP="00000000" w:rsidRDefault="00000000" w:rsidRPr="00000000" w14:paraId="00000680">
      <w:pPr>
        <w:spacing w:after="240" w:before="240" w:lineRule="auto"/>
        <w:rPr/>
      </w:pPr>
      <w:r w:rsidDel="00000000" w:rsidR="00000000" w:rsidRPr="00000000">
        <w:rPr>
          <w:b w:val="1"/>
          <w:bCs w:val="1"/>
          <w:rtl w:val="0"/>
        </w:rPr>
        <w:t xml:space="preserve">Box 3:</w:t>
      </w:r>
      <w:r w:rsidDel="00000000" w:rsidR="00000000" w:rsidRPr="00000000">
        <w:rPr>
          <w:rtl w:val="0"/>
        </w:rPr>
        <w:t xml:space="preserve"> 📈 </w:t>
      </w:r>
      <w:r w:rsidDel="00000000" w:rsidR="00000000" w:rsidRPr="00000000">
        <w:rPr>
          <w:b w:val="1"/>
          <w:bCs w:val="1"/>
          <w:rtl w:val="0"/>
        </w:rPr>
        <w:t xml:space="preserve">Evaluate Transfer Learning</w:t>
      </w:r>
      <w:r w:rsidDel="00000000" w:rsidR="00000000" w:rsidRPr="00000000">
        <w:rPr>
          <w:rtl w:val="0"/>
        </w:rPr>
        <w:t xml:space="preserve"> Measure impact of pre-trained models</w:t>
      </w:r>
    </w:p>
    <w:p w:rsidR="00000000" w:rsidDel="00000000" w:rsidP="00000000" w:rsidRDefault="00000000" w:rsidRPr="00000000" w14:paraId="00000681">
      <w:pPr>
        <w:spacing w:after="240" w:before="240" w:lineRule="auto"/>
        <w:rPr/>
      </w:pPr>
      <w:r w:rsidDel="00000000" w:rsidR="00000000" w:rsidRPr="00000000">
        <w:rPr>
          <w:b w:val="1"/>
          <w:bCs w:val="1"/>
          <w:rtl w:val="0"/>
        </w:rPr>
        <w:t xml:space="preserve">Box 4:</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Achieve High Accuracy</w:t>
      </w:r>
      <w:r w:rsidDel="00000000" w:rsidR="00000000" w:rsidRPr="00000000">
        <w:rPr>
          <w:rtl w:val="0"/>
        </w:rPr>
        <w:t xml:space="preserve"> Target: &gt;90% classification accuracy</w:t>
      </w:r>
    </w:p>
    <w:p w:rsidR="00000000" w:rsidDel="00000000" w:rsidP="00000000" w:rsidRDefault="00000000" w:rsidRPr="00000000" w14:paraId="00000682">
      <w:pPr>
        <w:spacing w:after="240" w:before="240" w:lineRule="auto"/>
        <w:rPr/>
      </w:pPr>
      <w:r w:rsidDel="00000000" w:rsidR="00000000" w:rsidRPr="00000000">
        <w:rPr>
          <w:b w:val="1"/>
          <w:bCs w:val="1"/>
          <w:rtl w:val="0"/>
        </w:rPr>
        <w:t xml:space="preserve">Box 5:</w:t>
      </w:r>
      <w:r w:rsidDel="00000000" w:rsidR="00000000" w:rsidRPr="00000000">
        <w:rPr>
          <w:rtl w:val="0"/>
        </w:rPr>
        <w:t xml:space="preserve"> ⚡ </w:t>
      </w:r>
      <w:r w:rsidDel="00000000" w:rsidR="00000000" w:rsidRPr="00000000">
        <w:rPr>
          <w:b w:val="1"/>
          <w:bCs w:val="1"/>
          <w:rtl w:val="0"/>
        </w:rPr>
        <w:t xml:space="preserve">Optimize Efficiency</w:t>
      </w:r>
      <w:r w:rsidDel="00000000" w:rsidR="00000000" w:rsidRPr="00000000">
        <w:rPr>
          <w:rtl w:val="0"/>
        </w:rPr>
        <w:t xml:space="preserve"> Balance accuracy with speed &amp; size</w:t>
      </w:r>
    </w:p>
    <w:p w:rsidR="00000000" w:rsidDel="00000000" w:rsidP="00000000" w:rsidRDefault="00000000" w:rsidRPr="00000000" w14:paraId="00000683">
      <w:pPr>
        <w:spacing w:after="240" w:before="240" w:lineRule="auto"/>
        <w:rPr/>
      </w:pPr>
      <w:r w:rsidDel="00000000" w:rsidR="00000000" w:rsidRPr="00000000">
        <w:rPr>
          <w:b w:val="1"/>
          <w:bCs w:val="1"/>
          <w:rtl w:val="0"/>
        </w:rPr>
        <w:t xml:space="preserve">Box 6:</w:t>
      </w:r>
      <w:r w:rsidDel="00000000" w:rsidR="00000000" w:rsidRPr="00000000">
        <w:rPr>
          <w:rtl w:val="0"/>
        </w:rPr>
        <w:t xml:space="preserve"> 🌍 </w:t>
      </w:r>
      <w:r w:rsidDel="00000000" w:rsidR="00000000" w:rsidRPr="00000000">
        <w:rPr>
          <w:b w:val="1"/>
          <w:bCs w:val="1"/>
          <w:rtl w:val="0"/>
        </w:rPr>
        <w:t xml:space="preserve">Real-World Deployment</w:t>
      </w:r>
      <w:r w:rsidDel="00000000" w:rsidR="00000000" w:rsidRPr="00000000">
        <w:rPr>
          <w:rtl w:val="0"/>
        </w:rPr>
        <w:t xml:space="preserve"> Create production-ready solution</w:t>
      </w:r>
    </w:p>
    <w:p w:rsidR="00000000" w:rsidDel="00000000" w:rsidP="00000000" w:rsidRDefault="00000000" w:rsidRPr="00000000" w14:paraId="00000684">
      <w:pPr>
        <w:spacing w:after="240" w:before="240" w:lineRule="auto"/>
        <w:rPr>
          <w:b w:val="1"/>
          <w:bCs w:val="1"/>
        </w:rPr>
      </w:pPr>
      <w:r w:rsidDel="00000000" w:rsidR="00000000" w:rsidRPr="00000000">
        <w:rPr>
          <w:b w:val="1"/>
          <w:bCs w:val="1"/>
          <w:rtl w:val="0"/>
        </w:rPr>
        <w:t xml:space="preserve">Canva Tips:</w:t>
      </w:r>
    </w:p>
    <w:p w:rsidR="00000000" w:rsidDel="00000000" w:rsidP="00000000" w:rsidRDefault="00000000" w:rsidRPr="00000000" w14:paraId="00000685">
      <w:pPr>
        <w:numPr>
          <w:ilvl w:val="0"/>
          <w:numId w:val="92"/>
        </w:numPr>
        <w:spacing w:after="0" w:afterAutospacing="0" w:before="240" w:lineRule="auto"/>
        <w:ind w:left="720" w:hanging="360"/>
      </w:pPr>
      <w:r w:rsidDel="00000000" w:rsidR="00000000" w:rsidRPr="00000000">
        <w:rPr>
          <w:rtl w:val="0"/>
        </w:rPr>
        <w:t xml:space="preserve">Use Canva's "Grid" layout</w:t>
      </w:r>
    </w:p>
    <w:p w:rsidR="00000000" w:rsidDel="00000000" w:rsidP="00000000" w:rsidRDefault="00000000" w:rsidRPr="00000000" w14:paraId="00000686">
      <w:pPr>
        <w:numPr>
          <w:ilvl w:val="0"/>
          <w:numId w:val="92"/>
        </w:numPr>
        <w:spacing w:after="0" w:afterAutospacing="0" w:before="0" w:beforeAutospacing="0" w:lineRule="auto"/>
        <w:ind w:left="720" w:hanging="360"/>
      </w:pPr>
      <w:r w:rsidDel="00000000" w:rsidR="00000000" w:rsidRPr="00000000">
        <w:rPr>
          <w:rtl w:val="0"/>
        </w:rPr>
        <w:t xml:space="preserve">Add colored backgrounds to each box (gradient)</w:t>
      </w:r>
    </w:p>
    <w:p w:rsidR="00000000" w:rsidDel="00000000" w:rsidP="00000000" w:rsidRDefault="00000000" w:rsidRPr="00000000" w14:paraId="00000687">
      <w:pPr>
        <w:numPr>
          <w:ilvl w:val="0"/>
          <w:numId w:val="92"/>
        </w:numPr>
        <w:spacing w:after="0" w:afterAutospacing="0" w:before="0" w:beforeAutospacing="0" w:lineRule="auto"/>
        <w:ind w:left="720" w:hanging="360"/>
      </w:pPr>
      <w:r w:rsidDel="00000000" w:rsidR="00000000" w:rsidRPr="00000000">
        <w:rPr>
          <w:rtl w:val="0"/>
        </w:rPr>
        <w:t xml:space="preserve">Use emoji or Canva icons</w:t>
      </w:r>
    </w:p>
    <w:p w:rsidR="00000000" w:rsidDel="00000000" w:rsidP="00000000" w:rsidRDefault="00000000" w:rsidRPr="00000000" w14:paraId="00000688">
      <w:pPr>
        <w:numPr>
          <w:ilvl w:val="0"/>
          <w:numId w:val="92"/>
        </w:numPr>
        <w:spacing w:after="240" w:before="0" w:beforeAutospacing="0" w:lineRule="auto"/>
        <w:ind w:left="720" w:hanging="360"/>
      </w:pPr>
      <w:r w:rsidDel="00000000" w:rsidR="00000000" w:rsidRPr="00000000">
        <w:rPr>
          <w:rtl w:val="0"/>
        </w:rPr>
        <w:t xml:space="preserve">Keep text minimal and impactful</w:t>
      </w:r>
    </w:p>
    <w:p w:rsidR="00000000" w:rsidDel="00000000" w:rsidP="00000000" w:rsidRDefault="00000000" w:rsidRPr="00000000" w14:paraId="00000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3"/>
        <w:keepNext w:val="0"/>
        <w:keepLines w:val="0"/>
        <w:spacing w:before="280" w:lineRule="auto"/>
        <w:rPr>
          <w:b w:val="1"/>
          <w:bCs w:val="1"/>
          <w:color w:val="000000"/>
          <w:sz w:val="26"/>
          <w:szCs w:val="26"/>
        </w:rPr>
      </w:pPr>
      <w:bookmarkStart w:colFirst="0" w:colLast="0" w:name="_edetz3ynokif" w:id="46"/>
      <w:bookmarkEnd w:id="46"/>
      <w:r w:rsidDel="00000000" w:rsidR="00000000" w:rsidRPr="00000000">
        <w:rPr>
          <w:b w:val="1"/>
          <w:bCs w:val="1"/>
          <w:color w:val="000000"/>
          <w:sz w:val="26"/>
          <w:szCs w:val="26"/>
          <w:rtl w:val="0"/>
        </w:rPr>
        <w:t xml:space="preserve">SLIDE 4: DATASET OVERVIEW</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Layout:</w:t>
      </w:r>
      <w:r w:rsidDel="00000000" w:rsidR="00000000" w:rsidRPr="00000000">
        <w:rPr>
          <w:rtl w:val="0"/>
        </w:rPr>
        <w:t xml:space="preserve"> Three sections</w:t>
      </w:r>
    </w:p>
    <w:p w:rsidR="00000000" w:rsidDel="00000000" w:rsidP="00000000" w:rsidRDefault="00000000" w:rsidRPr="00000000" w14:paraId="0000068C">
      <w:pPr>
        <w:spacing w:after="240" w:before="240" w:lineRule="auto"/>
        <w:rPr>
          <w:b w:val="1"/>
          <w:bCs w:val="1"/>
        </w:rPr>
      </w:pPr>
      <w:r w:rsidDel="00000000" w:rsidR="00000000" w:rsidRPr="00000000">
        <w:rPr>
          <w:b w:val="1"/>
          <w:bCs w:val="1"/>
          <w:rtl w:val="0"/>
        </w:rPr>
        <w:t xml:space="preserve">Top Section (30%):</w:t>
      </w:r>
      <w:r w:rsidDel="00000000" w:rsidR="00000000" w:rsidRPr="00000000">
        <w:rPr>
          <w:rtl w:val="0"/>
        </w:rPr>
        <w:t xml:space="preserve"> </w:t>
      </w:r>
      <w:r w:rsidDel="00000000" w:rsidR="00000000" w:rsidRPr="00000000">
        <w:rPr>
          <w:b w:val="1"/>
          <w:bCs w:val="1"/>
          <w:rtl w:val="0"/>
        </w:rPr>
        <w:t xml:space="preserve">Dataset Information Banner:</w:t>
      </w:r>
    </w:p>
    <w:p w:rsidR="00000000" w:rsidDel="00000000" w:rsidP="00000000" w:rsidRDefault="00000000" w:rsidRPr="00000000" w14:paraId="0000068D">
      <w:pPr>
        <w:rPr/>
      </w:pPr>
      <w:r w:rsidDel="00000000" w:rsidR="00000000" w:rsidRPr="00000000">
        <w:rPr>
          <w:rtl w:val="0"/>
        </w:rPr>
        <w:t xml:space="preserve">📦 Garbage Classification Dataset</w:t>
      </w:r>
    </w:p>
    <w:p w:rsidR="00000000" w:rsidDel="00000000" w:rsidP="00000000" w:rsidRDefault="00000000" w:rsidRPr="00000000" w14:paraId="0000068E">
      <w:pPr>
        <w:rPr/>
      </w:pPr>
      <w:r w:rsidDel="00000000" w:rsidR="00000000" w:rsidRPr="00000000">
        <w:rPr>
          <w:rtl w:val="0"/>
        </w:rPr>
        <w:t xml:space="preserve">Source: Kaggle (Mostafa Abla) | 15,000+ Images | 320×320 RGB</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spacing w:after="240" w:before="240" w:lineRule="auto"/>
        <w:rPr>
          <w:b w:val="1"/>
          <w:bCs w:val="1"/>
        </w:rPr>
      </w:pPr>
      <w:r w:rsidDel="00000000" w:rsidR="00000000" w:rsidRPr="00000000">
        <w:rPr>
          <w:b w:val="1"/>
          <w:bCs w:val="1"/>
          <w:rtl w:val="0"/>
        </w:rPr>
        <w:t xml:space="preserve">Middle Section (40%):</w:t>
      </w:r>
      <w:r w:rsidDel="00000000" w:rsidR="00000000" w:rsidRPr="00000000">
        <w:rPr>
          <w:rtl w:val="0"/>
        </w:rPr>
        <w:t xml:space="preserve"> </w:t>
      </w:r>
      <w:r w:rsidDel="00000000" w:rsidR="00000000" w:rsidRPr="00000000">
        <w:rPr>
          <w:b w:val="1"/>
          <w:bCs w:val="1"/>
          <w:rtl w:val="0"/>
        </w:rPr>
        <w:t xml:space="preserve">12 Category Grid with Sample Images:</w:t>
      </w:r>
    </w:p>
    <w:p w:rsidR="00000000" w:rsidDel="00000000" w:rsidP="00000000" w:rsidRDefault="00000000" w:rsidRPr="00000000" w14:paraId="00000691">
      <w:pPr>
        <w:rPr/>
      </w:pPr>
      <w:r w:rsidDel="00000000" w:rsidR="00000000" w:rsidRPr="00000000">
        <w:rPr>
          <w:rtl w:val="0"/>
        </w:rPr>
        <w:t xml:space="preserve">[Cardboard] [Brown Glass] [Green Glass] [White Glass]</w:t>
      </w:r>
    </w:p>
    <w:p w:rsidR="00000000" w:rsidDel="00000000" w:rsidP="00000000" w:rsidRDefault="00000000" w:rsidRPr="00000000" w14:paraId="00000692">
      <w:pPr>
        <w:rPr/>
      </w:pPr>
      <w:r w:rsidDel="00000000" w:rsidR="00000000" w:rsidRPr="00000000">
        <w:rPr>
          <w:rtl w:val="0"/>
        </w:rPr>
        <w:t xml:space="preserve">[Metal]     [Paper]       [Plastic]     [Trash]</w:t>
      </w:r>
    </w:p>
    <w:p w:rsidR="00000000" w:rsidDel="00000000" w:rsidP="00000000" w:rsidRDefault="00000000" w:rsidRPr="00000000" w14:paraId="00000693">
      <w:pPr>
        <w:rPr/>
      </w:pPr>
      <w:r w:rsidDel="00000000" w:rsidR="00000000" w:rsidRPr="00000000">
        <w:rPr>
          <w:rtl w:val="0"/>
        </w:rPr>
        <w:t xml:space="preserve">[Clothes]   [Shoes]       [Batteries]   [Biological]</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spacing w:after="240" w:before="240" w:lineRule="auto"/>
        <w:rPr>
          <w:i w:val="1"/>
          <w:iCs w:val="1"/>
        </w:rPr>
      </w:pPr>
      <w:r w:rsidDel="00000000" w:rsidR="00000000" w:rsidRPr="00000000">
        <w:rPr>
          <w:i w:val="1"/>
          <w:iCs w:val="1"/>
          <w:rtl w:val="0"/>
        </w:rPr>
        <w:t xml:space="preserve">Add actual sample image from each category</w:t>
      </w:r>
    </w:p>
    <w:p w:rsidR="00000000" w:rsidDel="00000000" w:rsidP="00000000" w:rsidRDefault="00000000" w:rsidRPr="00000000" w14:paraId="00000696">
      <w:pPr>
        <w:spacing w:after="240" w:before="240" w:lineRule="auto"/>
        <w:rPr>
          <w:b w:val="1"/>
          <w:bCs w:val="1"/>
        </w:rPr>
      </w:pPr>
      <w:r w:rsidDel="00000000" w:rsidR="00000000" w:rsidRPr="00000000">
        <w:rPr>
          <w:b w:val="1"/>
          <w:bCs w:val="1"/>
          <w:rtl w:val="0"/>
        </w:rPr>
        <w:t xml:space="preserve">Bottom Section (30%):</w:t>
      </w:r>
      <w:r w:rsidDel="00000000" w:rsidR="00000000" w:rsidRPr="00000000">
        <w:rPr>
          <w:rtl w:val="0"/>
        </w:rPr>
        <w:t xml:space="preserve"> </w:t>
      </w:r>
      <w:r w:rsidDel="00000000" w:rsidR="00000000" w:rsidRPr="00000000">
        <w:rPr>
          <w:b w:val="1"/>
          <w:bCs w:val="1"/>
          <w:rtl w:val="0"/>
        </w:rPr>
        <w:t xml:space="preserve">Data Split Pie Chart:</w:t>
      </w:r>
    </w:p>
    <w:p w:rsidR="00000000" w:rsidDel="00000000" w:rsidP="00000000" w:rsidRDefault="00000000" w:rsidRPr="00000000" w14:paraId="00000697">
      <w:pPr>
        <w:numPr>
          <w:ilvl w:val="0"/>
          <w:numId w:val="105"/>
        </w:numPr>
        <w:spacing w:after="0" w:afterAutospacing="0" w:before="240" w:lineRule="auto"/>
        <w:ind w:left="720" w:hanging="360"/>
      </w:pPr>
      <w:r w:rsidDel="00000000" w:rsidR="00000000" w:rsidRPr="00000000">
        <w:rPr>
          <w:rtl w:val="0"/>
        </w:rPr>
        <w:t xml:space="preserve">Training: 70% (10,500 images) - Blue</w:t>
      </w:r>
    </w:p>
    <w:p w:rsidR="00000000" w:rsidDel="00000000" w:rsidP="00000000" w:rsidRDefault="00000000" w:rsidRPr="00000000" w14:paraId="00000698">
      <w:pPr>
        <w:numPr>
          <w:ilvl w:val="0"/>
          <w:numId w:val="105"/>
        </w:numPr>
        <w:spacing w:after="0" w:afterAutospacing="0" w:before="0" w:beforeAutospacing="0" w:lineRule="auto"/>
        <w:ind w:left="720" w:hanging="360"/>
      </w:pPr>
      <w:r w:rsidDel="00000000" w:rsidR="00000000" w:rsidRPr="00000000">
        <w:rPr>
          <w:rtl w:val="0"/>
        </w:rPr>
        <w:t xml:space="preserve">Validation: 15% (2,250 images) - Orange</w:t>
      </w:r>
    </w:p>
    <w:p w:rsidR="00000000" w:rsidDel="00000000" w:rsidP="00000000" w:rsidRDefault="00000000" w:rsidRPr="00000000" w14:paraId="00000699">
      <w:pPr>
        <w:numPr>
          <w:ilvl w:val="0"/>
          <w:numId w:val="105"/>
        </w:numPr>
        <w:spacing w:after="240" w:before="0" w:beforeAutospacing="0" w:lineRule="auto"/>
        <w:ind w:left="720" w:hanging="360"/>
      </w:pPr>
      <w:r w:rsidDel="00000000" w:rsidR="00000000" w:rsidRPr="00000000">
        <w:rPr>
          <w:rtl w:val="0"/>
        </w:rPr>
        <w:t xml:space="preserve">Test: 15% (2,250 images) - Green</w:t>
      </w:r>
    </w:p>
    <w:p w:rsidR="00000000" w:rsidDel="00000000" w:rsidP="00000000" w:rsidRDefault="00000000" w:rsidRPr="00000000" w14:paraId="0000069A">
      <w:pPr>
        <w:spacing w:after="240" w:before="240" w:lineRule="auto"/>
        <w:rPr>
          <w:b w:val="1"/>
          <w:bCs w:val="1"/>
        </w:rPr>
      </w:pPr>
      <w:r w:rsidDel="00000000" w:rsidR="00000000" w:rsidRPr="00000000">
        <w:rPr>
          <w:b w:val="1"/>
          <w:bCs w:val="1"/>
          <w:rtl w:val="0"/>
        </w:rPr>
        <w:t xml:space="preserve">Canva Tips:</w:t>
      </w:r>
    </w:p>
    <w:p w:rsidR="00000000" w:rsidDel="00000000" w:rsidP="00000000" w:rsidRDefault="00000000" w:rsidRPr="00000000" w14:paraId="0000069B">
      <w:pPr>
        <w:numPr>
          <w:ilvl w:val="0"/>
          <w:numId w:val="35"/>
        </w:numPr>
        <w:spacing w:after="0" w:afterAutospacing="0" w:before="240" w:lineRule="auto"/>
        <w:ind w:left="720" w:hanging="360"/>
      </w:pPr>
      <w:r w:rsidDel="00000000" w:rsidR="00000000" w:rsidRPr="00000000">
        <w:rPr>
          <w:rtl w:val="0"/>
        </w:rPr>
        <w:t xml:space="preserve">Use Canva's "Photo Grid" for category samples</w:t>
      </w:r>
    </w:p>
    <w:p w:rsidR="00000000" w:rsidDel="00000000" w:rsidP="00000000" w:rsidRDefault="00000000" w:rsidRPr="00000000" w14:paraId="0000069C">
      <w:pPr>
        <w:numPr>
          <w:ilvl w:val="0"/>
          <w:numId w:val="35"/>
        </w:numPr>
        <w:spacing w:after="0" w:afterAutospacing="0" w:before="0" w:beforeAutospacing="0" w:lineRule="auto"/>
        <w:ind w:left="720" w:hanging="360"/>
      </w:pPr>
      <w:r w:rsidDel="00000000" w:rsidR="00000000" w:rsidRPr="00000000">
        <w:rPr>
          <w:rtl w:val="0"/>
        </w:rPr>
        <w:t xml:space="preserve">Create pie chart using Canva's chart tool</w:t>
      </w:r>
    </w:p>
    <w:p w:rsidR="00000000" w:rsidDel="00000000" w:rsidP="00000000" w:rsidRDefault="00000000" w:rsidRPr="00000000" w14:paraId="0000069D">
      <w:pPr>
        <w:numPr>
          <w:ilvl w:val="0"/>
          <w:numId w:val="35"/>
        </w:numPr>
        <w:spacing w:after="240" w:before="0" w:beforeAutospacing="0" w:lineRule="auto"/>
        <w:ind w:left="720" w:hanging="360"/>
      </w:pPr>
      <w:r w:rsidDel="00000000" w:rsidR="00000000" w:rsidRPr="00000000">
        <w:rPr>
          <w:rtl w:val="0"/>
        </w:rPr>
        <w:t xml:space="preserve">Add icons next to each category name</w:t>
      </w:r>
    </w:p>
    <w:p w:rsidR="00000000" w:rsidDel="00000000" w:rsidP="00000000" w:rsidRDefault="00000000" w:rsidRPr="00000000" w14:paraId="00000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3"/>
        <w:keepNext w:val="0"/>
        <w:keepLines w:val="0"/>
        <w:spacing w:before="280" w:lineRule="auto"/>
        <w:rPr>
          <w:b w:val="1"/>
          <w:bCs w:val="1"/>
          <w:color w:val="000000"/>
          <w:sz w:val="26"/>
          <w:szCs w:val="26"/>
        </w:rPr>
      </w:pPr>
      <w:bookmarkStart w:colFirst="0" w:colLast="0" w:name="_fv0iqu1pt02d" w:id="47"/>
      <w:bookmarkEnd w:id="47"/>
      <w:r w:rsidDel="00000000" w:rsidR="00000000" w:rsidRPr="00000000">
        <w:rPr>
          <w:b w:val="1"/>
          <w:bCs w:val="1"/>
          <w:color w:val="000000"/>
          <w:sz w:val="26"/>
          <w:szCs w:val="26"/>
          <w:rtl w:val="0"/>
        </w:rPr>
        <w:t xml:space="preserve">SLIDE 5: METHODOLOGY</w:t>
      </w:r>
    </w:p>
    <w:p w:rsidR="00000000" w:rsidDel="00000000" w:rsidP="00000000" w:rsidRDefault="00000000" w:rsidRPr="00000000" w14:paraId="000006A0">
      <w:pPr>
        <w:spacing w:after="240" w:before="240" w:lineRule="auto"/>
        <w:rPr/>
      </w:pPr>
      <w:r w:rsidDel="00000000" w:rsidR="00000000" w:rsidRPr="00000000">
        <w:rPr>
          <w:b w:val="1"/>
          <w:bCs w:val="1"/>
          <w:rtl w:val="0"/>
        </w:rPr>
        <w:t xml:space="preserve">Layout:</w:t>
      </w:r>
      <w:r w:rsidDel="00000000" w:rsidR="00000000" w:rsidRPr="00000000">
        <w:rPr>
          <w:rtl w:val="0"/>
        </w:rPr>
        <w:t xml:space="preserve"> Horizontal process flow</w:t>
      </w:r>
    </w:p>
    <w:p w:rsidR="00000000" w:rsidDel="00000000" w:rsidP="00000000" w:rsidRDefault="00000000" w:rsidRPr="00000000" w14:paraId="000006A1">
      <w:pPr>
        <w:spacing w:after="240" w:before="240" w:lineRule="auto"/>
        <w:rPr/>
      </w:pPr>
      <w:r w:rsidDel="00000000" w:rsidR="00000000" w:rsidRPr="00000000">
        <w:rPr>
          <w:b w:val="1"/>
          <w:bCs w:val="1"/>
          <w:rtl w:val="0"/>
        </w:rPr>
        <w:t xml:space="preserve">Title:</w:t>
      </w:r>
      <w:r w:rsidDel="00000000" w:rsidR="00000000" w:rsidRPr="00000000">
        <w:rPr>
          <w:rtl w:val="0"/>
        </w:rPr>
        <w:t xml:space="preserve"> Our Approach</w:t>
      </w:r>
    </w:p>
    <w:p w:rsidR="00000000" w:rsidDel="00000000" w:rsidP="00000000" w:rsidRDefault="00000000" w:rsidRPr="00000000" w14:paraId="000006A2">
      <w:pPr>
        <w:spacing w:after="240" w:before="240" w:lineRule="auto"/>
        <w:rPr>
          <w:b w:val="1"/>
          <w:bCs w:val="1"/>
        </w:rPr>
      </w:pPr>
      <w:r w:rsidDel="00000000" w:rsidR="00000000" w:rsidRPr="00000000">
        <w:rPr>
          <w:b w:val="1"/>
          <w:bCs w:val="1"/>
          <w:rtl w:val="0"/>
        </w:rPr>
        <w:t xml:space="preserve">Process Flow (Left to Right):</w:t>
      </w:r>
    </w:p>
    <w:p w:rsidR="00000000" w:rsidDel="00000000" w:rsidP="00000000" w:rsidRDefault="00000000" w:rsidRPr="00000000" w14:paraId="000006A3">
      <w:pPr>
        <w:rPr/>
      </w:pPr>
      <w:r w:rsidDel="00000000" w:rsidR="00000000" w:rsidRPr="00000000">
        <w:rPr>
          <w:rFonts w:ascii="Andika" w:cs="Andika" w:eastAsia="Andika" w:hAnsi="Andika"/>
          <w:rtl w:val="0"/>
        </w:rPr>
        <w:t xml:space="preserve">1️⃣ DATA → 2️⃣ PREPROCESS → 3️⃣ MODEL → 4️⃣ TRAIN → 5️⃣ EVALUATE → 6️⃣ COMPARE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spacing w:after="240" w:before="240" w:lineRule="auto"/>
        <w:rPr>
          <w:b w:val="1"/>
          <w:bCs w:val="1"/>
        </w:rPr>
      </w:pPr>
      <w:r w:rsidDel="00000000" w:rsidR="00000000" w:rsidRPr="00000000">
        <w:rPr>
          <w:b w:val="1"/>
          <w:bCs w:val="1"/>
          <w:rtl w:val="0"/>
        </w:rPr>
        <w:t xml:space="preserve">Below Each Step:</w:t>
      </w:r>
    </w:p>
    <w:p w:rsidR="00000000" w:rsidDel="00000000" w:rsidP="00000000" w:rsidRDefault="00000000" w:rsidRPr="00000000" w14:paraId="000006A6">
      <w:pPr>
        <w:spacing w:after="240" w:before="240" w:lineRule="auto"/>
        <w:rPr>
          <w:b w:val="1"/>
          <w:bCs w:val="1"/>
        </w:rPr>
      </w:pPr>
      <w:r w:rsidDel="00000000" w:rsidR="00000000" w:rsidRPr="00000000">
        <w:rPr>
          <w:b w:val="1"/>
          <w:bCs w:val="1"/>
          <w:rtl w:val="0"/>
        </w:rPr>
        <w:t xml:space="preserve">1. Data Collection</w:t>
      </w:r>
    </w:p>
    <w:p w:rsidR="00000000" w:rsidDel="00000000" w:rsidP="00000000" w:rsidRDefault="00000000" w:rsidRPr="00000000" w14:paraId="000006A7">
      <w:pPr>
        <w:numPr>
          <w:ilvl w:val="0"/>
          <w:numId w:val="68"/>
        </w:numPr>
        <w:spacing w:after="0" w:afterAutospacing="0" w:before="240" w:lineRule="auto"/>
        <w:ind w:left="720" w:hanging="360"/>
      </w:pPr>
      <w:r w:rsidDel="00000000" w:rsidR="00000000" w:rsidRPr="00000000">
        <w:rPr>
          <w:rtl w:val="0"/>
        </w:rPr>
        <w:t xml:space="preserve">Kaggle dataset</w:t>
      </w:r>
    </w:p>
    <w:p w:rsidR="00000000" w:rsidDel="00000000" w:rsidP="00000000" w:rsidRDefault="00000000" w:rsidRPr="00000000" w14:paraId="000006A8">
      <w:pPr>
        <w:numPr>
          <w:ilvl w:val="0"/>
          <w:numId w:val="68"/>
        </w:numPr>
        <w:spacing w:after="0" w:afterAutospacing="0" w:before="0" w:beforeAutospacing="0" w:lineRule="auto"/>
        <w:ind w:left="720" w:hanging="360"/>
      </w:pPr>
      <w:r w:rsidDel="00000000" w:rsidR="00000000" w:rsidRPr="00000000">
        <w:rPr>
          <w:rtl w:val="0"/>
        </w:rPr>
        <w:t xml:space="preserve">15K images</w:t>
      </w:r>
    </w:p>
    <w:p w:rsidR="00000000" w:rsidDel="00000000" w:rsidP="00000000" w:rsidRDefault="00000000" w:rsidRPr="00000000" w14:paraId="000006A9">
      <w:pPr>
        <w:numPr>
          <w:ilvl w:val="0"/>
          <w:numId w:val="68"/>
        </w:numPr>
        <w:spacing w:after="240" w:before="0" w:beforeAutospacing="0" w:lineRule="auto"/>
        <w:ind w:left="720" w:hanging="360"/>
      </w:pPr>
      <w:r w:rsidDel="00000000" w:rsidR="00000000" w:rsidRPr="00000000">
        <w:rPr>
          <w:rtl w:val="0"/>
        </w:rPr>
        <w:t xml:space="preserve">12 categories</w:t>
      </w:r>
    </w:p>
    <w:p w:rsidR="00000000" w:rsidDel="00000000" w:rsidP="00000000" w:rsidRDefault="00000000" w:rsidRPr="00000000" w14:paraId="000006AA">
      <w:pPr>
        <w:spacing w:after="240" w:before="240" w:lineRule="auto"/>
        <w:rPr>
          <w:b w:val="1"/>
          <w:bCs w:val="1"/>
        </w:rPr>
      </w:pPr>
      <w:r w:rsidDel="00000000" w:rsidR="00000000" w:rsidRPr="00000000">
        <w:rPr>
          <w:b w:val="1"/>
          <w:bCs w:val="1"/>
          <w:rtl w:val="0"/>
        </w:rPr>
        <w:t xml:space="preserve">2. Preprocessing</w:t>
      </w:r>
    </w:p>
    <w:p w:rsidR="00000000" w:rsidDel="00000000" w:rsidP="00000000" w:rsidRDefault="00000000" w:rsidRPr="00000000" w14:paraId="000006AB">
      <w:pPr>
        <w:numPr>
          <w:ilvl w:val="0"/>
          <w:numId w:val="27"/>
        </w:numPr>
        <w:spacing w:after="0" w:afterAutospacing="0" w:before="240" w:lineRule="auto"/>
        <w:ind w:left="720" w:hanging="360"/>
      </w:pPr>
      <w:r w:rsidDel="00000000" w:rsidR="00000000" w:rsidRPr="00000000">
        <w:rPr>
          <w:rtl w:val="0"/>
        </w:rPr>
        <w:t xml:space="preserve">Resize to 320×320</w:t>
      </w:r>
    </w:p>
    <w:p w:rsidR="00000000" w:rsidDel="00000000" w:rsidP="00000000" w:rsidRDefault="00000000" w:rsidRPr="00000000" w14:paraId="000006AC">
      <w:pPr>
        <w:numPr>
          <w:ilvl w:val="0"/>
          <w:numId w:val="27"/>
        </w:numPr>
        <w:spacing w:after="0" w:afterAutospacing="0" w:before="0" w:beforeAutospacing="0" w:lineRule="auto"/>
        <w:ind w:left="720" w:hanging="360"/>
      </w:pPr>
      <w:r w:rsidDel="00000000" w:rsidR="00000000" w:rsidRPr="00000000">
        <w:rPr>
          <w:rtl w:val="0"/>
        </w:rPr>
        <w:t xml:space="preserve">Normalize (÷255)</w:t>
      </w:r>
    </w:p>
    <w:p w:rsidR="00000000" w:rsidDel="00000000" w:rsidP="00000000" w:rsidRDefault="00000000" w:rsidRPr="00000000" w14:paraId="000006AD">
      <w:pPr>
        <w:numPr>
          <w:ilvl w:val="0"/>
          <w:numId w:val="27"/>
        </w:numPr>
        <w:spacing w:after="240" w:before="0" w:beforeAutospacing="0" w:lineRule="auto"/>
        <w:ind w:left="720" w:hanging="360"/>
      </w:pPr>
      <w:r w:rsidDel="00000000" w:rsidR="00000000" w:rsidRPr="00000000">
        <w:rPr>
          <w:rtl w:val="0"/>
        </w:rPr>
        <w:t xml:space="preserve">Stratified split</w:t>
      </w:r>
    </w:p>
    <w:p w:rsidR="00000000" w:rsidDel="00000000" w:rsidP="00000000" w:rsidRDefault="00000000" w:rsidRPr="00000000" w14:paraId="000006AE">
      <w:pPr>
        <w:spacing w:after="240" w:before="240" w:lineRule="auto"/>
        <w:rPr>
          <w:b w:val="1"/>
          <w:bCs w:val="1"/>
        </w:rPr>
      </w:pPr>
      <w:r w:rsidDel="00000000" w:rsidR="00000000" w:rsidRPr="00000000">
        <w:rPr>
          <w:b w:val="1"/>
          <w:bCs w:val="1"/>
          <w:rtl w:val="0"/>
        </w:rPr>
        <w:t xml:space="preserve">3. Model Development</w:t>
      </w:r>
    </w:p>
    <w:p w:rsidR="00000000" w:rsidDel="00000000" w:rsidP="00000000" w:rsidRDefault="00000000" w:rsidRPr="00000000" w14:paraId="000006AF">
      <w:pPr>
        <w:numPr>
          <w:ilvl w:val="0"/>
          <w:numId w:val="93"/>
        </w:numPr>
        <w:spacing w:after="0" w:afterAutospacing="0" w:before="240" w:lineRule="auto"/>
        <w:ind w:left="720" w:hanging="360"/>
      </w:pPr>
      <w:r w:rsidDel="00000000" w:rsidR="00000000" w:rsidRPr="00000000">
        <w:rPr>
          <w:rtl w:val="0"/>
        </w:rPr>
        <w:t xml:space="preserve">Custom CNN</w:t>
      </w:r>
    </w:p>
    <w:p w:rsidR="00000000" w:rsidDel="00000000" w:rsidP="00000000" w:rsidRDefault="00000000" w:rsidRPr="00000000" w14:paraId="000006B0">
      <w:pPr>
        <w:numPr>
          <w:ilvl w:val="0"/>
          <w:numId w:val="93"/>
        </w:numPr>
        <w:spacing w:after="0" w:afterAutospacing="0" w:before="0" w:beforeAutospacing="0" w:lineRule="auto"/>
        <w:ind w:left="720" w:hanging="360"/>
      </w:pPr>
      <w:r w:rsidDel="00000000" w:rsidR="00000000" w:rsidRPr="00000000">
        <w:rPr>
          <w:rtl w:val="0"/>
        </w:rPr>
        <w:t xml:space="preserve">Xception</w:t>
      </w:r>
    </w:p>
    <w:p w:rsidR="00000000" w:rsidDel="00000000" w:rsidP="00000000" w:rsidRDefault="00000000" w:rsidRPr="00000000" w14:paraId="000006B1">
      <w:pPr>
        <w:numPr>
          <w:ilvl w:val="0"/>
          <w:numId w:val="93"/>
        </w:numPr>
        <w:spacing w:after="240" w:before="0" w:beforeAutospacing="0" w:lineRule="auto"/>
        <w:ind w:left="720" w:hanging="360"/>
      </w:pPr>
      <w:r w:rsidDel="00000000" w:rsidR="00000000" w:rsidRPr="00000000">
        <w:rPr>
          <w:rtl w:val="0"/>
        </w:rPr>
        <w:t xml:space="preserve">MobileNetV2</w:t>
      </w:r>
    </w:p>
    <w:p w:rsidR="00000000" w:rsidDel="00000000" w:rsidP="00000000" w:rsidRDefault="00000000" w:rsidRPr="00000000" w14:paraId="000006B2">
      <w:pPr>
        <w:spacing w:after="240" w:before="240" w:lineRule="auto"/>
        <w:rPr>
          <w:b w:val="1"/>
          <w:bCs w:val="1"/>
        </w:rPr>
      </w:pPr>
      <w:r w:rsidDel="00000000" w:rsidR="00000000" w:rsidRPr="00000000">
        <w:rPr>
          <w:b w:val="1"/>
          <w:bCs w:val="1"/>
          <w:rtl w:val="0"/>
        </w:rPr>
        <w:t xml:space="preserve">4. Training</w:t>
      </w:r>
    </w:p>
    <w:p w:rsidR="00000000" w:rsidDel="00000000" w:rsidP="00000000" w:rsidRDefault="00000000" w:rsidRPr="00000000" w14:paraId="000006B3">
      <w:pPr>
        <w:numPr>
          <w:ilvl w:val="0"/>
          <w:numId w:val="32"/>
        </w:numPr>
        <w:spacing w:after="0" w:afterAutospacing="0" w:before="240" w:lineRule="auto"/>
        <w:ind w:left="720" w:hanging="360"/>
      </w:pPr>
      <w:r w:rsidDel="00000000" w:rsidR="00000000" w:rsidRPr="00000000">
        <w:rPr>
          <w:rtl w:val="0"/>
        </w:rPr>
        <w:t xml:space="preserve">Adam optimizer</w:t>
      </w:r>
    </w:p>
    <w:p w:rsidR="00000000" w:rsidDel="00000000" w:rsidP="00000000" w:rsidRDefault="00000000" w:rsidRPr="00000000" w14:paraId="000006B4">
      <w:pPr>
        <w:numPr>
          <w:ilvl w:val="0"/>
          <w:numId w:val="32"/>
        </w:numPr>
        <w:spacing w:after="0" w:afterAutospacing="0" w:before="0" w:beforeAutospacing="0" w:lineRule="auto"/>
        <w:ind w:left="720" w:hanging="360"/>
      </w:pPr>
      <w:r w:rsidDel="00000000" w:rsidR="00000000" w:rsidRPr="00000000">
        <w:rPr>
          <w:rtl w:val="0"/>
        </w:rPr>
        <w:t xml:space="preserve">Early stopping</w:t>
      </w:r>
    </w:p>
    <w:p w:rsidR="00000000" w:rsidDel="00000000" w:rsidP="00000000" w:rsidRDefault="00000000" w:rsidRPr="00000000" w14:paraId="000006B5">
      <w:pPr>
        <w:numPr>
          <w:ilvl w:val="0"/>
          <w:numId w:val="32"/>
        </w:numPr>
        <w:spacing w:after="240" w:before="0" w:beforeAutospacing="0" w:lineRule="auto"/>
        <w:ind w:left="720" w:hanging="360"/>
      </w:pPr>
      <w:r w:rsidDel="00000000" w:rsidR="00000000" w:rsidRPr="00000000">
        <w:rPr>
          <w:rtl w:val="0"/>
        </w:rPr>
        <w:t xml:space="preserve">Data augmentation</w:t>
      </w:r>
    </w:p>
    <w:p w:rsidR="00000000" w:rsidDel="00000000" w:rsidP="00000000" w:rsidRDefault="00000000" w:rsidRPr="00000000" w14:paraId="000006B6">
      <w:pPr>
        <w:spacing w:after="240" w:before="240" w:lineRule="auto"/>
        <w:rPr>
          <w:b w:val="1"/>
          <w:bCs w:val="1"/>
        </w:rPr>
      </w:pPr>
      <w:r w:rsidDel="00000000" w:rsidR="00000000" w:rsidRPr="00000000">
        <w:rPr>
          <w:b w:val="1"/>
          <w:bCs w:val="1"/>
          <w:rtl w:val="0"/>
        </w:rPr>
        <w:t xml:space="preserve">5. Evaluation</w:t>
      </w:r>
    </w:p>
    <w:p w:rsidR="00000000" w:rsidDel="00000000" w:rsidP="00000000" w:rsidRDefault="00000000" w:rsidRPr="00000000" w14:paraId="000006B7">
      <w:pPr>
        <w:numPr>
          <w:ilvl w:val="0"/>
          <w:numId w:val="53"/>
        </w:numPr>
        <w:spacing w:after="0" w:afterAutospacing="0" w:before="240" w:lineRule="auto"/>
        <w:ind w:left="720" w:hanging="360"/>
      </w:pPr>
      <w:r w:rsidDel="00000000" w:rsidR="00000000" w:rsidRPr="00000000">
        <w:rPr>
          <w:rtl w:val="0"/>
        </w:rPr>
        <w:t xml:space="preserve">Test set metrics</w:t>
      </w:r>
    </w:p>
    <w:p w:rsidR="00000000" w:rsidDel="00000000" w:rsidP="00000000" w:rsidRDefault="00000000" w:rsidRPr="00000000" w14:paraId="000006B8">
      <w:pPr>
        <w:numPr>
          <w:ilvl w:val="0"/>
          <w:numId w:val="53"/>
        </w:numPr>
        <w:spacing w:after="0" w:afterAutospacing="0" w:before="0" w:beforeAutospacing="0" w:lineRule="auto"/>
        <w:ind w:left="720" w:hanging="360"/>
      </w:pPr>
      <w:r w:rsidDel="00000000" w:rsidR="00000000" w:rsidRPr="00000000">
        <w:rPr>
          <w:rtl w:val="0"/>
        </w:rPr>
        <w:t xml:space="preserve">Confusion matrix</w:t>
      </w:r>
    </w:p>
    <w:p w:rsidR="00000000" w:rsidDel="00000000" w:rsidP="00000000" w:rsidRDefault="00000000" w:rsidRPr="00000000" w14:paraId="000006B9">
      <w:pPr>
        <w:numPr>
          <w:ilvl w:val="0"/>
          <w:numId w:val="53"/>
        </w:numPr>
        <w:spacing w:after="240" w:before="0" w:beforeAutospacing="0" w:lineRule="auto"/>
        <w:ind w:left="720" w:hanging="360"/>
      </w:pPr>
      <w:r w:rsidDel="00000000" w:rsidR="00000000" w:rsidRPr="00000000">
        <w:rPr>
          <w:rtl w:val="0"/>
        </w:rPr>
        <w:t xml:space="preserve">Class analysis</w:t>
      </w:r>
    </w:p>
    <w:p w:rsidR="00000000" w:rsidDel="00000000" w:rsidP="00000000" w:rsidRDefault="00000000" w:rsidRPr="00000000" w14:paraId="000006BA">
      <w:pPr>
        <w:spacing w:after="240" w:before="240" w:lineRule="auto"/>
        <w:rPr>
          <w:b w:val="1"/>
          <w:bCs w:val="1"/>
        </w:rPr>
      </w:pPr>
      <w:r w:rsidDel="00000000" w:rsidR="00000000" w:rsidRPr="00000000">
        <w:rPr>
          <w:b w:val="1"/>
          <w:bCs w:val="1"/>
          <w:rtl w:val="0"/>
        </w:rPr>
        <w:t xml:space="preserve">6. Comparison</w:t>
      </w:r>
    </w:p>
    <w:p w:rsidR="00000000" w:rsidDel="00000000" w:rsidP="00000000" w:rsidRDefault="00000000" w:rsidRPr="00000000" w14:paraId="000006BB">
      <w:pPr>
        <w:numPr>
          <w:ilvl w:val="0"/>
          <w:numId w:val="97"/>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6BC">
      <w:pPr>
        <w:numPr>
          <w:ilvl w:val="0"/>
          <w:numId w:val="97"/>
        </w:numPr>
        <w:spacing w:after="0" w:afterAutospacing="0" w:before="0" w:beforeAutospacing="0" w:lineRule="auto"/>
        <w:ind w:left="720" w:hanging="360"/>
      </w:pPr>
      <w:r w:rsidDel="00000000" w:rsidR="00000000" w:rsidRPr="00000000">
        <w:rPr>
          <w:rtl w:val="0"/>
        </w:rPr>
        <w:t xml:space="preserve">Speed</w:t>
      </w:r>
    </w:p>
    <w:p w:rsidR="00000000" w:rsidDel="00000000" w:rsidP="00000000" w:rsidRDefault="00000000" w:rsidRPr="00000000" w14:paraId="000006BD">
      <w:pPr>
        <w:numPr>
          <w:ilvl w:val="0"/>
          <w:numId w:val="97"/>
        </w:numPr>
        <w:spacing w:after="240" w:before="0" w:beforeAutospacing="0" w:lineRule="auto"/>
        <w:ind w:left="720" w:hanging="360"/>
      </w:pPr>
      <w:r w:rsidDel="00000000" w:rsidR="00000000" w:rsidRPr="00000000">
        <w:rPr>
          <w:rtl w:val="0"/>
        </w:rPr>
        <w:t xml:space="preserve">Size</w:t>
      </w:r>
    </w:p>
    <w:p w:rsidR="00000000" w:rsidDel="00000000" w:rsidP="00000000" w:rsidRDefault="00000000" w:rsidRPr="00000000" w14:paraId="000006BE">
      <w:pPr>
        <w:spacing w:after="240" w:before="240" w:lineRule="auto"/>
        <w:rPr>
          <w:b w:val="1"/>
          <w:bCs w:val="1"/>
        </w:rPr>
      </w:pPr>
      <w:r w:rsidDel="00000000" w:rsidR="00000000" w:rsidRPr="00000000">
        <w:rPr>
          <w:b w:val="1"/>
          <w:bCs w:val="1"/>
          <w:rtl w:val="0"/>
        </w:rPr>
        <w:t xml:space="preserve">Visuals:</w:t>
      </w:r>
    </w:p>
    <w:p w:rsidR="00000000" w:rsidDel="00000000" w:rsidP="00000000" w:rsidRDefault="00000000" w:rsidRPr="00000000" w14:paraId="000006BF">
      <w:pPr>
        <w:numPr>
          <w:ilvl w:val="0"/>
          <w:numId w:val="2"/>
        </w:numPr>
        <w:spacing w:after="0" w:afterAutospacing="0" w:before="240" w:lineRule="auto"/>
        <w:ind w:left="720" w:hanging="360"/>
      </w:pPr>
      <w:r w:rsidDel="00000000" w:rsidR="00000000" w:rsidRPr="00000000">
        <w:rPr>
          <w:rtl w:val="0"/>
        </w:rPr>
        <w:t xml:space="preserve">Arrow connectors between steps</w:t>
      </w:r>
    </w:p>
    <w:p w:rsidR="00000000" w:rsidDel="00000000" w:rsidP="00000000" w:rsidRDefault="00000000" w:rsidRPr="00000000" w14:paraId="000006C0">
      <w:pPr>
        <w:numPr>
          <w:ilvl w:val="0"/>
          <w:numId w:val="2"/>
        </w:numPr>
        <w:spacing w:after="0" w:afterAutospacing="0" w:before="0" w:beforeAutospacing="0" w:lineRule="auto"/>
        <w:ind w:left="720" w:hanging="360"/>
      </w:pPr>
      <w:r w:rsidDel="00000000" w:rsidR="00000000" w:rsidRPr="00000000">
        <w:rPr>
          <w:rtl w:val="0"/>
        </w:rPr>
        <w:t xml:space="preserve">Icons for each step (database, gear, brain, chart, trophy)</w:t>
      </w:r>
    </w:p>
    <w:p w:rsidR="00000000" w:rsidDel="00000000" w:rsidP="00000000" w:rsidRDefault="00000000" w:rsidRPr="00000000" w14:paraId="000006C1">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Color gradient from left to right (blue → green)</w:t>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7n128tcqma0j" w:id="48"/>
      <w:bookmarkEnd w:id="48"/>
      <w:r w:rsidDel="00000000" w:rsidR="00000000" w:rsidRPr="00000000">
        <w:rPr>
          <w:b w:val="1"/>
          <w:bCs w:val="1"/>
          <w:color w:val="000000"/>
          <w:sz w:val="26"/>
          <w:szCs w:val="26"/>
          <w:rtl w:val="0"/>
        </w:rPr>
        <w:t xml:space="preserve">SLIDE 6: MODEL 1 - CUSTOM CNN</w:t>
      </w:r>
    </w:p>
    <w:p w:rsidR="00000000" w:rsidDel="00000000" w:rsidP="00000000" w:rsidRDefault="00000000" w:rsidRPr="00000000" w14:paraId="000006C4">
      <w:pPr>
        <w:spacing w:after="240" w:before="240" w:lineRule="auto"/>
        <w:rPr/>
      </w:pPr>
      <w:r w:rsidDel="00000000" w:rsidR="00000000" w:rsidRPr="00000000">
        <w:rPr>
          <w:b w:val="1"/>
          <w:bCs w:val="1"/>
          <w:rtl w:val="0"/>
        </w:rPr>
        <w:t xml:space="preserve">Layout:</w:t>
      </w:r>
      <w:r w:rsidDel="00000000" w:rsidR="00000000" w:rsidRPr="00000000">
        <w:rPr>
          <w:rtl w:val="0"/>
        </w:rPr>
        <w:t xml:space="preserve"> Split screen (40% diagram, 60% specs)</w:t>
      </w:r>
    </w:p>
    <w:p w:rsidR="00000000" w:rsidDel="00000000" w:rsidP="00000000" w:rsidRDefault="00000000" w:rsidRPr="00000000" w14:paraId="000006C5">
      <w:pPr>
        <w:spacing w:after="240" w:before="240" w:lineRule="auto"/>
        <w:rPr>
          <w:b w:val="1"/>
          <w:bCs w:val="1"/>
        </w:rPr>
      </w:pPr>
      <w:r w:rsidDel="00000000" w:rsidR="00000000" w:rsidRPr="00000000">
        <w:rPr>
          <w:b w:val="1"/>
          <w:bCs w:val="1"/>
          <w:rtl w:val="0"/>
        </w:rPr>
        <w:t xml:space="preserve">Left Side: Architecture Diagram</w:t>
      </w:r>
    </w:p>
    <w:p w:rsidR="00000000" w:rsidDel="00000000" w:rsidP="00000000" w:rsidRDefault="00000000" w:rsidRPr="00000000" w14:paraId="000006C6">
      <w:pPr>
        <w:rPr/>
      </w:pPr>
      <w:r w:rsidDel="00000000" w:rsidR="00000000" w:rsidRPr="00000000">
        <w:rPr>
          <w:rtl w:val="0"/>
        </w:rPr>
        <w:t xml:space="preserve">Input (320×320×3)</w:t>
      </w:r>
    </w:p>
    <w:p w:rsidR="00000000" w:rsidDel="00000000" w:rsidP="00000000" w:rsidRDefault="00000000" w:rsidRPr="00000000" w14:paraId="000006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C8">
      <w:pPr>
        <w:rPr/>
      </w:pPr>
      <w:r w:rsidDel="00000000" w:rsidR="00000000" w:rsidRPr="00000000">
        <w:rPr>
          <w:rtl w:val="0"/>
        </w:rPr>
        <w:t xml:space="preserve">    [Conv 32]</w:t>
      </w:r>
    </w:p>
    <w:p w:rsidR="00000000" w:rsidDel="00000000" w:rsidP="00000000" w:rsidRDefault="00000000" w:rsidRPr="00000000" w14:paraId="000006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CA">
      <w:pPr>
        <w:rPr/>
      </w:pPr>
      <w:r w:rsidDel="00000000" w:rsidR="00000000" w:rsidRPr="00000000">
        <w:rPr>
          <w:rtl w:val="0"/>
        </w:rPr>
        <w:t xml:space="preserve">    [Conv 64]</w:t>
      </w:r>
    </w:p>
    <w:p w:rsidR="00000000" w:rsidDel="00000000" w:rsidP="00000000" w:rsidRDefault="00000000" w:rsidRPr="00000000" w14:paraId="000006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CC">
      <w:pPr>
        <w:rPr/>
      </w:pPr>
      <w:r w:rsidDel="00000000" w:rsidR="00000000" w:rsidRPr="00000000">
        <w:rPr>
          <w:rtl w:val="0"/>
        </w:rPr>
        <w:t xml:space="preserve">    [Conv 128]</w:t>
      </w:r>
    </w:p>
    <w:p w:rsidR="00000000" w:rsidDel="00000000" w:rsidP="00000000" w:rsidRDefault="00000000" w:rsidRPr="00000000" w14:paraId="000006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CE">
      <w:pPr>
        <w:rPr/>
      </w:pPr>
      <w:r w:rsidDel="00000000" w:rsidR="00000000" w:rsidRPr="00000000">
        <w:rPr>
          <w:rtl w:val="0"/>
        </w:rPr>
        <w:t xml:space="preserve">    [Conv 256]</w:t>
      </w:r>
    </w:p>
    <w:p w:rsidR="00000000" w:rsidDel="00000000" w:rsidP="00000000" w:rsidRDefault="00000000" w:rsidRPr="00000000" w14:paraId="000006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0">
      <w:pPr>
        <w:rPr/>
      </w:pPr>
      <w:r w:rsidDel="00000000" w:rsidR="00000000" w:rsidRPr="00000000">
        <w:rPr>
          <w:rtl w:val="0"/>
        </w:rPr>
        <w:t xml:space="preserve">    [Conv 512]</w:t>
      </w:r>
    </w:p>
    <w:p w:rsidR="00000000" w:rsidDel="00000000" w:rsidP="00000000" w:rsidRDefault="00000000" w:rsidRPr="00000000" w14:paraId="000006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2">
      <w:pPr>
        <w:rPr/>
      </w:pPr>
      <w:r w:rsidDel="00000000" w:rsidR="00000000" w:rsidRPr="00000000">
        <w:rPr>
          <w:rtl w:val="0"/>
        </w:rPr>
        <w:t xml:space="preserve">    [Dense 512]</w:t>
      </w:r>
    </w:p>
    <w:p w:rsidR="00000000" w:rsidDel="00000000" w:rsidP="00000000" w:rsidRDefault="00000000" w:rsidRPr="00000000" w14:paraId="000006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4">
      <w:pPr>
        <w:rPr/>
      </w:pPr>
      <w:r w:rsidDel="00000000" w:rsidR="00000000" w:rsidRPr="00000000">
        <w:rPr>
          <w:rtl w:val="0"/>
        </w:rPr>
        <w:t xml:space="preserve">    [Dense 256]</w:t>
      </w:r>
    </w:p>
    <w:p w:rsidR="00000000" w:rsidDel="00000000" w:rsidP="00000000" w:rsidRDefault="00000000" w:rsidRPr="00000000" w14:paraId="000006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6">
      <w:pPr>
        <w:rPr/>
      </w:pPr>
      <w:r w:rsidDel="00000000" w:rsidR="00000000" w:rsidRPr="00000000">
        <w:rPr>
          <w:rtl w:val="0"/>
        </w:rPr>
        <w:t xml:space="preserve">   [Output 12]</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spacing w:after="240" w:before="240" w:lineRule="auto"/>
        <w:rPr>
          <w:b w:val="1"/>
          <w:bCs w:val="1"/>
        </w:rPr>
      </w:pPr>
      <w:r w:rsidDel="00000000" w:rsidR="00000000" w:rsidRPr="00000000">
        <w:rPr>
          <w:b w:val="1"/>
          <w:bCs w:val="1"/>
          <w:rtl w:val="0"/>
        </w:rPr>
        <w:t xml:space="preserve">Right Side: Specifications</w:t>
      </w:r>
    </w:p>
    <w:p w:rsidR="00000000" w:rsidDel="00000000" w:rsidP="00000000" w:rsidRDefault="00000000" w:rsidRPr="00000000" w14:paraId="000006D9">
      <w:pPr>
        <w:spacing w:after="240" w:before="240" w:lineRule="auto"/>
        <w:rPr>
          <w:b w:val="1"/>
          <w:bCs w:val="1"/>
        </w:rPr>
      </w:pPr>
      <w:r w:rsidDel="00000000" w:rsidR="00000000" w:rsidRPr="00000000">
        <w:rPr>
          <w:b w:val="1"/>
          <w:bCs w:val="1"/>
          <w:rtl w:val="0"/>
        </w:rPr>
        <w:t xml:space="preserve">Architecture Details:</w:t>
      </w:r>
    </w:p>
    <w:p w:rsidR="00000000" w:rsidDel="00000000" w:rsidP="00000000" w:rsidRDefault="00000000" w:rsidRPr="00000000" w14:paraId="000006DA">
      <w:pPr>
        <w:rPr/>
      </w:pPr>
      <w:r w:rsidDel="00000000" w:rsidR="00000000" w:rsidRPr="00000000">
        <w:rPr>
          <w:rtl w:val="0"/>
        </w:rPr>
        <w:t xml:space="preserve">🔹 Input Size: 320×320×3</w:t>
      </w:r>
    </w:p>
    <w:p w:rsidR="00000000" w:rsidDel="00000000" w:rsidP="00000000" w:rsidRDefault="00000000" w:rsidRPr="00000000" w14:paraId="000006DB">
      <w:pPr>
        <w:rPr/>
      </w:pPr>
      <w:r w:rsidDel="00000000" w:rsidR="00000000" w:rsidRPr="00000000">
        <w:rPr>
          <w:rtl w:val="0"/>
        </w:rPr>
        <w:t xml:space="preserve">🔹 5 Convolutional Blocks</w:t>
      </w:r>
    </w:p>
    <w:p w:rsidR="00000000" w:rsidDel="00000000" w:rsidP="00000000" w:rsidRDefault="00000000" w:rsidRPr="00000000" w14:paraId="000006DC">
      <w:pPr>
        <w:rPr/>
      </w:pPr>
      <w:r w:rsidDel="00000000" w:rsidR="00000000" w:rsidRPr="00000000">
        <w:rPr>
          <w:rFonts w:ascii="Arial Unicode MS" w:cs="Arial Unicode MS" w:eastAsia="Arial Unicode MS" w:hAnsi="Arial Unicode MS"/>
          <w:rtl w:val="0"/>
        </w:rPr>
        <w:t xml:space="preserve">   • Filters: 32→64→128→256→512</w:t>
      </w:r>
    </w:p>
    <w:p w:rsidR="00000000" w:rsidDel="00000000" w:rsidP="00000000" w:rsidRDefault="00000000" w:rsidRPr="00000000" w14:paraId="000006DD">
      <w:pPr>
        <w:rPr/>
      </w:pPr>
      <w:r w:rsidDel="00000000" w:rsidR="00000000" w:rsidRPr="00000000">
        <w:rPr>
          <w:rtl w:val="0"/>
        </w:rPr>
        <w:t xml:space="preserve">   • Each with: Conv + BatchNorm + MaxPool + Dropout(0.25)</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 Fully Connected Layers</w:t>
      </w:r>
    </w:p>
    <w:p w:rsidR="00000000" w:rsidDel="00000000" w:rsidP="00000000" w:rsidRDefault="00000000" w:rsidRPr="00000000" w14:paraId="000006E0">
      <w:pPr>
        <w:rPr/>
      </w:pPr>
      <w:r w:rsidDel="00000000" w:rsidR="00000000" w:rsidRPr="00000000">
        <w:rPr>
          <w:rtl w:val="0"/>
        </w:rPr>
        <w:t xml:space="preserve">   • Dense(512) + BatchNorm + Dropout(0.5)</w:t>
      </w:r>
    </w:p>
    <w:p w:rsidR="00000000" w:rsidDel="00000000" w:rsidP="00000000" w:rsidRDefault="00000000" w:rsidRPr="00000000" w14:paraId="000006E1">
      <w:pPr>
        <w:rPr/>
      </w:pPr>
      <w:r w:rsidDel="00000000" w:rsidR="00000000" w:rsidRPr="00000000">
        <w:rPr>
          <w:rtl w:val="0"/>
        </w:rPr>
        <w:t xml:space="preserve">   • Dense(256) + BatchNorm + Dropout(0.5)</w:t>
      </w:r>
    </w:p>
    <w:p w:rsidR="00000000" w:rsidDel="00000000" w:rsidP="00000000" w:rsidRDefault="00000000" w:rsidRPr="00000000" w14:paraId="000006E2">
      <w:pPr>
        <w:rPr/>
      </w:pPr>
      <w:r w:rsidDel="00000000" w:rsidR="00000000" w:rsidRPr="00000000">
        <w:rPr>
          <w:rtl w:val="0"/>
        </w:rPr>
        <w:t xml:space="preserve">   • Output(12) + Softmax</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 Parameters: 18,487,756 (18.5M)</w:t>
      </w:r>
    </w:p>
    <w:p w:rsidR="00000000" w:rsidDel="00000000" w:rsidP="00000000" w:rsidRDefault="00000000" w:rsidRPr="00000000" w14:paraId="000006E5">
      <w:pPr>
        <w:rPr/>
      </w:pPr>
      <w:r w:rsidDel="00000000" w:rsidR="00000000" w:rsidRPr="00000000">
        <w:rPr>
          <w:rtl w:val="0"/>
        </w:rPr>
        <w:t xml:space="preserve">💾 Model Size: 70.53 MB</w:t>
      </w:r>
    </w:p>
    <w:p w:rsidR="00000000" w:rsidDel="00000000" w:rsidP="00000000" w:rsidRDefault="00000000" w:rsidRPr="00000000" w14:paraId="000006E6">
      <w:pPr>
        <w:rPr/>
      </w:pPr>
      <w:r w:rsidDel="00000000" w:rsidR="00000000" w:rsidRPr="00000000">
        <w:rPr>
          <w:rtl w:val="0"/>
        </w:rPr>
        <w:t xml:space="preserve">⚡ All parameters trainable</w:t>
      </w:r>
    </w:p>
    <w:p w:rsidR="00000000" w:rsidDel="00000000" w:rsidP="00000000" w:rsidRDefault="00000000" w:rsidRPr="00000000" w14:paraId="000006E7">
      <w:pPr>
        <w:rPr/>
      </w:pPr>
      <w:r w:rsidDel="00000000" w:rsidR="00000000" w:rsidRPr="00000000">
        <w:rPr>
          <w:rtl w:val="0"/>
        </w:rPr>
        <w:t xml:space="preserve">🎓 No transfer learning</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spacing w:after="240" w:before="240" w:lineRule="auto"/>
        <w:rPr>
          <w:b w:val="1"/>
          <w:bCs w:val="1"/>
        </w:rPr>
      </w:pPr>
      <w:r w:rsidDel="00000000" w:rsidR="00000000" w:rsidRPr="00000000">
        <w:rPr>
          <w:b w:val="1"/>
          <w:bCs w:val="1"/>
          <w:rtl w:val="0"/>
        </w:rPr>
        <w:t xml:space="preserve">Key Features Box:</w:t>
      </w:r>
    </w:p>
    <w:p w:rsidR="00000000" w:rsidDel="00000000" w:rsidP="00000000" w:rsidRDefault="00000000" w:rsidRPr="00000000" w14:paraId="000006EA">
      <w:pPr>
        <w:numPr>
          <w:ilvl w:val="0"/>
          <w:numId w:val="8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Built from scratch</w:t>
      </w:r>
    </w:p>
    <w:p w:rsidR="00000000" w:rsidDel="00000000" w:rsidP="00000000" w:rsidRDefault="00000000" w:rsidRPr="00000000" w14:paraId="000006EB">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Deep regularization</w:t>
      </w:r>
    </w:p>
    <w:p w:rsidR="00000000" w:rsidDel="00000000" w:rsidP="00000000" w:rsidRDefault="00000000" w:rsidRPr="00000000" w14:paraId="000006EC">
      <w:pPr>
        <w:numPr>
          <w:ilvl w:val="0"/>
          <w:numId w:val="8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Baseline model</w:t>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ctty31zaw9ly" w:id="49"/>
      <w:bookmarkEnd w:id="49"/>
      <w:r w:rsidDel="00000000" w:rsidR="00000000" w:rsidRPr="00000000">
        <w:rPr>
          <w:b w:val="1"/>
          <w:bCs w:val="1"/>
          <w:color w:val="000000"/>
          <w:sz w:val="26"/>
          <w:szCs w:val="26"/>
          <w:rtl w:val="0"/>
        </w:rPr>
        <w:t xml:space="preserve">SLIDE 7: MODEL 2 - XCEPTION</w:t>
      </w:r>
    </w:p>
    <w:p w:rsidR="00000000" w:rsidDel="00000000" w:rsidP="00000000" w:rsidRDefault="00000000" w:rsidRPr="00000000" w14:paraId="000006EF">
      <w:pPr>
        <w:spacing w:after="240" w:before="240" w:lineRule="auto"/>
        <w:rPr/>
      </w:pPr>
      <w:r w:rsidDel="00000000" w:rsidR="00000000" w:rsidRPr="00000000">
        <w:rPr>
          <w:b w:val="1"/>
          <w:bCs w:val="1"/>
          <w:rtl w:val="0"/>
        </w:rPr>
        <w:t xml:space="preserve">Layout:</w:t>
      </w:r>
      <w:r w:rsidDel="00000000" w:rsidR="00000000" w:rsidRPr="00000000">
        <w:rPr>
          <w:rtl w:val="0"/>
        </w:rPr>
        <w:t xml:space="preserve"> Three-tier structure</w:t>
      </w:r>
    </w:p>
    <w:p w:rsidR="00000000" w:rsidDel="00000000" w:rsidP="00000000" w:rsidRDefault="00000000" w:rsidRPr="00000000" w14:paraId="000006F0">
      <w:pPr>
        <w:spacing w:after="240" w:before="240" w:lineRule="auto"/>
        <w:rPr>
          <w:b w:val="1"/>
          <w:bCs w:val="1"/>
        </w:rPr>
      </w:pPr>
      <w:r w:rsidDel="00000000" w:rsidR="00000000" w:rsidRPr="00000000">
        <w:rPr>
          <w:b w:val="1"/>
          <w:bCs w:val="1"/>
          <w:rtl w:val="0"/>
        </w:rPr>
        <w:t xml:space="preserve">Top: Architecture Flow</w:t>
      </w:r>
    </w:p>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Input → [ENTRY FLOW] → [MIDDLE FLOW×8] → [EXIT FLOW] → GAP → Dense(12)</w:t>
      </w:r>
    </w:p>
    <w:p w:rsidR="00000000" w:rsidDel="00000000" w:rsidP="00000000" w:rsidRDefault="00000000" w:rsidRPr="00000000" w14:paraId="000006F2">
      <w:pPr>
        <w:rPr/>
      </w:pPr>
      <w:r w:rsidDel="00000000" w:rsidR="00000000" w:rsidRPr="00000000">
        <w:rPr>
          <w:rtl w:val="0"/>
        </w:rPr>
        <w:t xml:space="preserve">        (4 blocks)      (8 blocks)        (2 blocks)</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spacing w:after="240" w:before="240" w:lineRule="auto"/>
        <w:rPr>
          <w:b w:val="1"/>
          <w:bCs w:val="1"/>
        </w:rPr>
      </w:pPr>
      <w:r w:rsidDel="00000000" w:rsidR="00000000" w:rsidRPr="00000000">
        <w:rPr>
          <w:b w:val="1"/>
          <w:bCs w:val="1"/>
          <w:rtl w:val="0"/>
        </w:rPr>
        <w:t xml:space="preserve">Middle: Detailed Breakdown</w:t>
      </w:r>
    </w:p>
    <w:p w:rsidR="00000000" w:rsidDel="00000000" w:rsidP="00000000" w:rsidRDefault="00000000" w:rsidRPr="00000000" w14:paraId="000006F5">
      <w:pPr>
        <w:spacing w:after="240" w:before="240" w:lineRule="auto"/>
        <w:rPr>
          <w:b w:val="1"/>
          <w:bCs w:val="1"/>
        </w:rPr>
      </w:pPr>
      <w:r w:rsidDel="00000000" w:rsidR="00000000" w:rsidRPr="00000000">
        <w:rPr>
          <w:b w:val="1"/>
          <w:bCs w:val="1"/>
          <w:rtl w:val="0"/>
        </w:rPr>
        <w:t xml:space="preserve">Entry Flow:</w:t>
      </w:r>
    </w:p>
    <w:p w:rsidR="00000000" w:rsidDel="00000000" w:rsidP="00000000" w:rsidRDefault="00000000" w:rsidRPr="00000000" w14:paraId="000006F6">
      <w:pPr>
        <w:numPr>
          <w:ilvl w:val="0"/>
          <w:numId w:val="102"/>
        </w:numPr>
        <w:spacing w:after="0" w:afterAutospacing="0" w:before="240" w:lineRule="auto"/>
        <w:ind w:left="720" w:hanging="360"/>
      </w:pPr>
      <w:r w:rsidDel="00000000" w:rsidR="00000000" w:rsidRPr="00000000">
        <w:rPr>
          <w:rtl w:val="0"/>
        </w:rPr>
        <w:t xml:space="preserve">Block 1-4: Progressive downsampling</w:t>
      </w:r>
    </w:p>
    <w:p w:rsidR="00000000" w:rsidDel="00000000" w:rsidP="00000000" w:rsidRDefault="00000000" w:rsidRPr="00000000" w14:paraId="000006F7">
      <w:pPr>
        <w:numPr>
          <w:ilvl w:val="0"/>
          <w:numId w:val="102"/>
        </w:numPr>
        <w:spacing w:after="240" w:before="0" w:beforeAutospacing="0" w:lineRule="auto"/>
        <w:ind w:left="720" w:hanging="360"/>
      </w:pPr>
      <w:r w:rsidDel="00000000" w:rsidR="00000000" w:rsidRPr="00000000">
        <w:rPr>
          <w:rtl w:val="0"/>
        </w:rPr>
        <w:t xml:space="preserve">Output: 20×20×728</w:t>
      </w:r>
    </w:p>
    <w:p w:rsidR="00000000" w:rsidDel="00000000" w:rsidP="00000000" w:rsidRDefault="00000000" w:rsidRPr="00000000" w14:paraId="000006F8">
      <w:pPr>
        <w:spacing w:after="240" w:before="240" w:lineRule="auto"/>
        <w:rPr>
          <w:b w:val="1"/>
          <w:bCs w:val="1"/>
        </w:rPr>
      </w:pPr>
      <w:r w:rsidDel="00000000" w:rsidR="00000000" w:rsidRPr="00000000">
        <w:rPr>
          <w:b w:val="1"/>
          <w:bCs w:val="1"/>
          <w:rtl w:val="0"/>
        </w:rPr>
        <w:t xml:space="preserve">Middle Flow:</w:t>
      </w:r>
    </w:p>
    <w:p w:rsidR="00000000" w:rsidDel="00000000" w:rsidP="00000000" w:rsidRDefault="00000000" w:rsidRPr="00000000" w14:paraId="000006F9">
      <w:pPr>
        <w:numPr>
          <w:ilvl w:val="0"/>
          <w:numId w:val="88"/>
        </w:numPr>
        <w:spacing w:after="0" w:afterAutospacing="0" w:before="240" w:lineRule="auto"/>
        <w:ind w:left="720" w:hanging="360"/>
      </w:pPr>
      <w:r w:rsidDel="00000000" w:rsidR="00000000" w:rsidRPr="00000000">
        <w:rPr>
          <w:rtl w:val="0"/>
        </w:rPr>
        <w:t xml:space="preserve">8 identical residual blocks</w:t>
      </w:r>
    </w:p>
    <w:p w:rsidR="00000000" w:rsidDel="00000000" w:rsidP="00000000" w:rsidRDefault="00000000" w:rsidRPr="00000000" w14:paraId="000006FA">
      <w:pPr>
        <w:numPr>
          <w:ilvl w:val="0"/>
          <w:numId w:val="88"/>
        </w:numPr>
        <w:spacing w:after="0" w:afterAutospacing="0" w:before="0" w:beforeAutospacing="0" w:lineRule="auto"/>
        <w:ind w:left="720" w:hanging="360"/>
      </w:pPr>
      <w:r w:rsidDel="00000000" w:rsidR="00000000" w:rsidRPr="00000000">
        <w:rPr>
          <w:rtl w:val="0"/>
        </w:rPr>
        <w:t xml:space="preserve">Depthwise separable convolutions</w:t>
      </w:r>
    </w:p>
    <w:p w:rsidR="00000000" w:rsidDel="00000000" w:rsidP="00000000" w:rsidRDefault="00000000" w:rsidRPr="00000000" w14:paraId="000006FB">
      <w:pPr>
        <w:numPr>
          <w:ilvl w:val="0"/>
          <w:numId w:val="88"/>
        </w:numPr>
        <w:spacing w:after="240" w:before="0" w:beforeAutospacing="0" w:lineRule="auto"/>
        <w:ind w:left="720" w:hanging="360"/>
      </w:pPr>
      <w:r w:rsidDel="00000000" w:rsidR="00000000" w:rsidRPr="00000000">
        <w:rPr>
          <w:rtl w:val="0"/>
        </w:rPr>
        <w:t xml:space="preserve">Maintains 20×20×728</w:t>
      </w:r>
    </w:p>
    <w:p w:rsidR="00000000" w:rsidDel="00000000" w:rsidP="00000000" w:rsidRDefault="00000000" w:rsidRPr="00000000" w14:paraId="000006FC">
      <w:pPr>
        <w:spacing w:after="240" w:before="240" w:lineRule="auto"/>
        <w:rPr>
          <w:b w:val="1"/>
          <w:bCs w:val="1"/>
        </w:rPr>
      </w:pPr>
      <w:r w:rsidDel="00000000" w:rsidR="00000000" w:rsidRPr="00000000">
        <w:rPr>
          <w:b w:val="1"/>
          <w:bCs w:val="1"/>
          <w:rtl w:val="0"/>
        </w:rPr>
        <w:t xml:space="preserve">Exit Flow:</w:t>
      </w:r>
    </w:p>
    <w:p w:rsidR="00000000" w:rsidDel="00000000" w:rsidP="00000000" w:rsidRDefault="00000000" w:rsidRPr="00000000" w14:paraId="000006FD">
      <w:pPr>
        <w:numPr>
          <w:ilvl w:val="0"/>
          <w:numId w:val="54"/>
        </w:numPr>
        <w:spacing w:after="0" w:afterAutospacing="0" w:before="240" w:lineRule="auto"/>
        <w:ind w:left="720" w:hanging="360"/>
      </w:pPr>
      <w:r w:rsidDel="00000000" w:rsidR="00000000" w:rsidRPr="00000000">
        <w:rPr>
          <w:rtl w:val="0"/>
        </w:rPr>
        <w:t xml:space="preserve">Final feature extraction</w:t>
      </w:r>
    </w:p>
    <w:p w:rsidR="00000000" w:rsidDel="00000000" w:rsidP="00000000" w:rsidRDefault="00000000" w:rsidRPr="00000000" w14:paraId="000006FE">
      <w:pPr>
        <w:numPr>
          <w:ilvl w:val="0"/>
          <w:numId w:val="54"/>
        </w:numPr>
        <w:spacing w:after="240" w:before="0" w:beforeAutospacing="0" w:lineRule="auto"/>
        <w:ind w:left="720" w:hanging="360"/>
      </w:pPr>
      <w:r w:rsidDel="00000000" w:rsidR="00000000" w:rsidRPr="00000000">
        <w:rPr>
          <w:rtl w:val="0"/>
        </w:rPr>
        <w:t xml:space="preserve">Output: 10×10×2048</w:t>
      </w:r>
    </w:p>
    <w:p w:rsidR="00000000" w:rsidDel="00000000" w:rsidP="00000000" w:rsidRDefault="00000000" w:rsidRPr="00000000" w14:paraId="000006FF">
      <w:pPr>
        <w:spacing w:after="240" w:before="240" w:lineRule="auto"/>
        <w:rPr>
          <w:b w:val="1"/>
          <w:bCs w:val="1"/>
        </w:rPr>
      </w:pPr>
      <w:r w:rsidDel="00000000" w:rsidR="00000000" w:rsidRPr="00000000">
        <w:rPr>
          <w:b w:val="1"/>
          <w:bCs w:val="1"/>
          <w:rtl w:val="0"/>
        </w:rPr>
        <w:t xml:space="preserve">Bottom: Specifications Table</w:t>
      </w:r>
    </w:p>
    <w:p w:rsidR="00000000" w:rsidDel="00000000" w:rsidP="00000000" w:rsidRDefault="00000000" w:rsidRPr="00000000" w14:paraId="00000700">
      <w:pPr>
        <w:rPr/>
      </w:pPr>
      <w:r w:rsidDel="00000000" w:rsidR="00000000" w:rsidRPr="00000000">
        <w:rPr>
          <w:rtl w:val="0"/>
        </w:rPr>
        <w:t xml:space="preserve">┌─────────────────────────────────────────┐</w:t>
      </w:r>
    </w:p>
    <w:p w:rsidR="00000000" w:rsidDel="00000000" w:rsidP="00000000" w:rsidRDefault="00000000" w:rsidRPr="00000000" w14:paraId="00000701">
      <w:pPr>
        <w:rPr/>
      </w:pPr>
      <w:r w:rsidDel="00000000" w:rsidR="00000000" w:rsidRPr="00000000">
        <w:rPr>
          <w:rtl w:val="0"/>
        </w:rPr>
        <w:t xml:space="preserve">│ 🔷 Base: Xception (ImageNet)           │</w:t>
      </w:r>
    </w:p>
    <w:p w:rsidR="00000000" w:rsidDel="00000000" w:rsidP="00000000" w:rsidRDefault="00000000" w:rsidRPr="00000000" w14:paraId="00000702">
      <w:pPr>
        <w:rPr/>
      </w:pPr>
      <w:r w:rsidDel="00000000" w:rsidR="00000000" w:rsidRPr="00000000">
        <w:rPr>
          <w:rtl w:val="0"/>
        </w:rPr>
        <w:t xml:space="preserve">│ 🔷 Total Layers: 133                    │</w:t>
      </w:r>
    </w:p>
    <w:p w:rsidR="00000000" w:rsidDel="00000000" w:rsidP="00000000" w:rsidRDefault="00000000" w:rsidRPr="00000000" w14:paraId="00000703">
      <w:pPr>
        <w:rPr/>
      </w:pPr>
      <w:r w:rsidDel="00000000" w:rsidR="00000000" w:rsidRPr="00000000">
        <w:rPr>
          <w:rtl w:val="0"/>
        </w:rPr>
        <w:t xml:space="preserve">│ 🔷 Parameters: 20,886,068 (20.9M)      │</w:t>
      </w:r>
    </w:p>
    <w:p w:rsidR="00000000" w:rsidDel="00000000" w:rsidP="00000000" w:rsidRDefault="00000000" w:rsidRPr="00000000" w14:paraId="00000704">
      <w:pPr>
        <w:rPr/>
      </w:pPr>
      <w:r w:rsidDel="00000000" w:rsidR="00000000" w:rsidRPr="00000000">
        <w:rPr>
          <w:rtl w:val="0"/>
        </w:rPr>
        <w:t xml:space="preserve">│ 🔷 Trainable: 24,588 (0.12%)           │</w:t>
      </w:r>
    </w:p>
    <w:p w:rsidR="00000000" w:rsidDel="00000000" w:rsidP="00000000" w:rsidRDefault="00000000" w:rsidRPr="00000000" w14:paraId="00000705">
      <w:pPr>
        <w:rPr/>
      </w:pPr>
      <w:r w:rsidDel="00000000" w:rsidR="00000000" w:rsidRPr="00000000">
        <w:rPr>
          <w:rtl w:val="0"/>
        </w:rPr>
        <w:t xml:space="preserve">│ 🔷 Frozen: 20,861,480                   │</w:t>
      </w:r>
    </w:p>
    <w:p w:rsidR="00000000" w:rsidDel="00000000" w:rsidP="00000000" w:rsidRDefault="00000000" w:rsidRPr="00000000" w14:paraId="00000706">
      <w:pPr>
        <w:rPr/>
      </w:pPr>
      <w:r w:rsidDel="00000000" w:rsidR="00000000" w:rsidRPr="00000000">
        <w:rPr>
          <w:rtl w:val="0"/>
        </w:rPr>
        <w:t xml:space="preserve">│ 🔷 Strategy: Feature extraction only    │</w:t>
      </w:r>
    </w:p>
    <w:p w:rsidR="00000000" w:rsidDel="00000000" w:rsidP="00000000" w:rsidRDefault="00000000" w:rsidRPr="00000000" w14:paraId="00000707">
      <w:pPr>
        <w:rPr/>
      </w:pPr>
      <w:r w:rsidDel="00000000" w:rsidR="00000000" w:rsidRPr="00000000">
        <w:rPr>
          <w:rtl w:val="0"/>
        </w:rPr>
        <w:t xml:space="preserv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spacing w:after="240" w:before="240" w:lineRule="auto"/>
        <w:rPr/>
      </w:pPr>
      <w:r w:rsidDel="00000000" w:rsidR="00000000" w:rsidRPr="00000000">
        <w:rPr>
          <w:b w:val="1"/>
          <w:bCs w:val="1"/>
          <w:rtl w:val="0"/>
        </w:rPr>
        <w:t xml:space="preserve">Highlight Box:</w:t>
      </w:r>
      <w:r w:rsidDel="00000000" w:rsidR="00000000" w:rsidRPr="00000000">
        <w:rPr>
          <w:rFonts w:ascii="Fira Mono" w:cs="Fira Mono" w:eastAsia="Fira Mono" w:hAnsi="Fira Mono"/>
          <w:rtl w:val="0"/>
        </w:rPr>
        <w:t xml:space="preserve"> ⭐ </w:t>
      </w:r>
      <w:r w:rsidDel="00000000" w:rsidR="00000000" w:rsidRPr="00000000">
        <w:rPr>
          <w:b w:val="1"/>
          <w:bCs w:val="1"/>
          <w:rtl w:val="0"/>
        </w:rPr>
        <w:t xml:space="preserve">Depthwise Separable Convolutions</w:t>
      </w:r>
      <w:r w:rsidDel="00000000" w:rsidR="00000000" w:rsidRPr="00000000">
        <w:rPr>
          <w:rtl w:val="0"/>
        </w:rPr>
        <w:t xml:space="preserve"> Separates spatial filtering from channel mixing for efficiency</w:t>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3"/>
        <w:keepNext w:val="0"/>
        <w:keepLines w:val="0"/>
        <w:spacing w:before="280" w:lineRule="auto"/>
        <w:rPr>
          <w:b w:val="1"/>
          <w:bCs w:val="1"/>
          <w:color w:val="000000"/>
          <w:sz w:val="26"/>
          <w:szCs w:val="26"/>
        </w:rPr>
      </w:pPr>
      <w:bookmarkStart w:colFirst="0" w:colLast="0" w:name="_q9ng9shzdwnm" w:id="50"/>
      <w:bookmarkEnd w:id="50"/>
      <w:r w:rsidDel="00000000" w:rsidR="00000000" w:rsidRPr="00000000">
        <w:rPr>
          <w:b w:val="1"/>
          <w:bCs w:val="1"/>
          <w:color w:val="000000"/>
          <w:sz w:val="26"/>
          <w:szCs w:val="26"/>
          <w:rtl w:val="0"/>
        </w:rPr>
        <w:t xml:space="preserve">SLIDE 8: MODEL 3 - MOBILENETV2</w:t>
      </w:r>
    </w:p>
    <w:p w:rsidR="00000000" w:rsidDel="00000000" w:rsidP="00000000" w:rsidRDefault="00000000" w:rsidRPr="00000000" w14:paraId="0000070C">
      <w:pPr>
        <w:spacing w:after="240" w:before="240" w:lineRule="auto"/>
        <w:rPr/>
      </w:pPr>
      <w:r w:rsidDel="00000000" w:rsidR="00000000" w:rsidRPr="00000000">
        <w:rPr>
          <w:b w:val="1"/>
          <w:bCs w:val="1"/>
          <w:rtl w:val="0"/>
        </w:rPr>
        <w:t xml:space="preserve">Layout:</w:t>
      </w:r>
      <w:r w:rsidDel="00000000" w:rsidR="00000000" w:rsidRPr="00000000">
        <w:rPr>
          <w:rtl w:val="0"/>
        </w:rPr>
        <w:t xml:space="preserve"> Side-by-side comparison</w:t>
      </w:r>
    </w:p>
    <w:p w:rsidR="00000000" w:rsidDel="00000000" w:rsidP="00000000" w:rsidRDefault="00000000" w:rsidRPr="00000000" w14:paraId="0000070D">
      <w:pPr>
        <w:spacing w:after="240" w:before="240" w:lineRule="auto"/>
        <w:rPr>
          <w:b w:val="1"/>
          <w:bCs w:val="1"/>
        </w:rPr>
      </w:pPr>
      <w:r w:rsidDel="00000000" w:rsidR="00000000" w:rsidRPr="00000000">
        <w:rPr>
          <w:b w:val="1"/>
          <w:bCs w:val="1"/>
          <w:rtl w:val="0"/>
        </w:rPr>
        <w:t xml:space="preserve">Left Side (50%): Architecture</w:t>
      </w:r>
    </w:p>
    <w:p w:rsidR="00000000" w:rsidDel="00000000" w:rsidP="00000000" w:rsidRDefault="00000000" w:rsidRPr="00000000" w14:paraId="0000070E">
      <w:pPr>
        <w:spacing w:after="240" w:before="240" w:lineRule="auto"/>
        <w:rPr>
          <w:b w:val="1"/>
          <w:bCs w:val="1"/>
        </w:rPr>
      </w:pPr>
      <w:r w:rsidDel="00000000" w:rsidR="00000000" w:rsidRPr="00000000">
        <w:rPr>
          <w:b w:val="1"/>
          <w:bCs w:val="1"/>
          <w:rtl w:val="0"/>
        </w:rPr>
        <w:t xml:space="preserve">Inverted Residual Block:</w:t>
      </w:r>
    </w:p>
    <w:p w:rsidR="00000000" w:rsidDel="00000000" w:rsidP="00000000" w:rsidRDefault="00000000" w:rsidRPr="00000000" w14:paraId="0000070F">
      <w:pPr>
        <w:rPr/>
      </w:pPr>
      <w:r w:rsidDel="00000000" w:rsidR="00000000" w:rsidRPr="00000000">
        <w:rPr>
          <w:rtl w:val="0"/>
        </w:rPr>
        <w:t xml:space="preserve">       Input</w:t>
      </w:r>
    </w:p>
    <w:p w:rsidR="00000000" w:rsidDel="00000000" w:rsidP="00000000" w:rsidRDefault="00000000" w:rsidRPr="00000000" w14:paraId="000007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1">
      <w:pPr>
        <w:rPr/>
      </w:pPr>
      <w:r w:rsidDel="00000000" w:rsidR="00000000" w:rsidRPr="00000000">
        <w:rPr>
          <w:rtl w:val="0"/>
        </w:rPr>
        <w:t xml:space="preserve">    [Expand 1×1]</w:t>
      </w:r>
    </w:p>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3">
      <w:pPr>
        <w:rPr/>
      </w:pPr>
      <w:r w:rsidDel="00000000" w:rsidR="00000000" w:rsidRPr="00000000">
        <w:rPr>
          <w:rtl w:val="0"/>
        </w:rPr>
        <w:t xml:space="preserve">    [DepthWise 3×3]</w:t>
      </w:r>
    </w:p>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5">
      <w:pPr>
        <w:rPr/>
      </w:pPr>
      <w:r w:rsidDel="00000000" w:rsidR="00000000" w:rsidRPr="00000000">
        <w:rPr>
          <w:rtl w:val="0"/>
        </w:rPr>
        <w:t xml:space="preserve">    [Project 1×1]</w:t>
      </w:r>
    </w:p>
    <w:p w:rsidR="00000000" w:rsidDel="00000000" w:rsidP="00000000" w:rsidRDefault="00000000" w:rsidRPr="00000000" w14:paraId="000007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7">
      <w:pPr>
        <w:rPr/>
      </w:pPr>
      <w:r w:rsidDel="00000000" w:rsidR="00000000" w:rsidRPr="00000000">
        <w:rPr>
          <w:rtl w:val="0"/>
        </w:rPr>
        <w:t xml:space="preserve">     [+ Residual]</w:t>
      </w:r>
    </w:p>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9">
      <w:pPr>
        <w:rPr/>
      </w:pPr>
      <w:r w:rsidDel="00000000" w:rsidR="00000000" w:rsidRPr="00000000">
        <w:rPr>
          <w:rtl w:val="0"/>
        </w:rPr>
        <w:t xml:space="preserve">        Output</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spacing w:after="240" w:before="24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071C">
      <w:pPr>
        <w:numPr>
          <w:ilvl w:val="0"/>
          <w:numId w:val="46"/>
        </w:numPr>
        <w:spacing w:after="0" w:afterAutospacing="0" w:before="240" w:lineRule="auto"/>
        <w:ind w:left="720" w:hanging="360"/>
      </w:pPr>
      <w:r w:rsidDel="00000000" w:rsidR="00000000" w:rsidRPr="00000000">
        <w:rPr>
          <w:rtl w:val="0"/>
        </w:rPr>
        <w:t xml:space="preserve">Initial Conv: 32 filters</w:t>
      </w:r>
    </w:p>
    <w:p w:rsidR="00000000" w:rsidDel="00000000" w:rsidP="00000000" w:rsidRDefault="00000000" w:rsidRPr="00000000" w14:paraId="0000071D">
      <w:pPr>
        <w:numPr>
          <w:ilvl w:val="0"/>
          <w:numId w:val="46"/>
        </w:numPr>
        <w:spacing w:after="0" w:afterAutospacing="0" w:before="0" w:beforeAutospacing="0" w:lineRule="auto"/>
        <w:ind w:left="720" w:hanging="360"/>
      </w:pPr>
      <w:r w:rsidDel="00000000" w:rsidR="00000000" w:rsidRPr="00000000">
        <w:rPr>
          <w:rtl w:val="0"/>
        </w:rPr>
        <w:t xml:space="preserve">17 Inverted Residual Blocks (7 groups)</w:t>
      </w:r>
    </w:p>
    <w:p w:rsidR="00000000" w:rsidDel="00000000" w:rsidP="00000000" w:rsidRDefault="00000000" w:rsidRPr="00000000" w14:paraId="0000071E">
      <w:pPr>
        <w:numPr>
          <w:ilvl w:val="0"/>
          <w:numId w:val="46"/>
        </w:numPr>
        <w:spacing w:after="0" w:afterAutospacing="0" w:before="0" w:beforeAutospacing="0" w:lineRule="auto"/>
        <w:ind w:left="720" w:hanging="360"/>
      </w:pPr>
      <w:r w:rsidDel="00000000" w:rsidR="00000000" w:rsidRPr="00000000">
        <w:rPr>
          <w:rtl w:val="0"/>
        </w:rPr>
        <w:t xml:space="preserve">Final Conv: 1280 filters</w:t>
      </w:r>
    </w:p>
    <w:p w:rsidR="00000000" w:rsidDel="00000000" w:rsidP="00000000" w:rsidRDefault="00000000" w:rsidRPr="00000000" w14:paraId="0000071F">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GAP → Dense(256) → Dense(12)</w:t>
      </w:r>
    </w:p>
    <w:p w:rsidR="00000000" w:rsidDel="00000000" w:rsidP="00000000" w:rsidRDefault="00000000" w:rsidRPr="00000000" w14:paraId="00000720">
      <w:pPr>
        <w:spacing w:after="240" w:before="240" w:lineRule="auto"/>
        <w:rPr>
          <w:b w:val="1"/>
          <w:bCs w:val="1"/>
        </w:rPr>
      </w:pPr>
      <w:r w:rsidDel="00000000" w:rsidR="00000000" w:rsidRPr="00000000">
        <w:rPr>
          <w:b w:val="1"/>
          <w:bCs w:val="1"/>
          <w:rtl w:val="0"/>
        </w:rPr>
        <w:t xml:space="preserve">Right Side (50%): Specifications</w:t>
      </w:r>
    </w:p>
    <w:p w:rsidR="00000000" w:rsidDel="00000000" w:rsidP="00000000" w:rsidRDefault="00000000" w:rsidRPr="00000000" w14:paraId="00000721">
      <w:pPr>
        <w:rPr/>
      </w:pPr>
      <w:r w:rsidDel="00000000" w:rsidR="00000000" w:rsidRPr="00000000">
        <w:rPr>
          <w:rtl w:val="0"/>
        </w:rPr>
        <w:t xml:space="preserve">📱 MOBILENETV2 SPECS</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 Total Parameters: 2,589,004 (2.6M)</w:t>
      </w:r>
    </w:p>
    <w:p w:rsidR="00000000" w:rsidDel="00000000" w:rsidP="00000000" w:rsidRDefault="00000000" w:rsidRPr="00000000" w14:paraId="00000724">
      <w:pPr>
        <w:rPr/>
      </w:pPr>
      <w:r w:rsidDel="00000000" w:rsidR="00000000" w:rsidRPr="00000000">
        <w:rPr>
          <w:rtl w:val="0"/>
        </w:rPr>
        <w:t xml:space="preserve">🔹 Trainable: 331,020 (12.8%)</w:t>
      </w:r>
    </w:p>
    <w:p w:rsidR="00000000" w:rsidDel="00000000" w:rsidP="00000000" w:rsidRDefault="00000000" w:rsidRPr="00000000" w14:paraId="00000725">
      <w:pPr>
        <w:rPr/>
      </w:pPr>
      <w:r w:rsidDel="00000000" w:rsidR="00000000" w:rsidRPr="00000000">
        <w:rPr>
          <w:rtl w:val="0"/>
        </w:rPr>
        <w:t xml:space="preserve">🔹 Non-trainable: 2,257,984</w:t>
      </w:r>
    </w:p>
    <w:p w:rsidR="00000000" w:rsidDel="00000000" w:rsidP="00000000" w:rsidRDefault="00000000" w:rsidRPr="00000000" w14:paraId="00000726">
      <w:pPr>
        <w:rPr/>
      </w:pPr>
      <w:r w:rsidDel="00000000" w:rsidR="00000000" w:rsidRPr="00000000">
        <w:rPr>
          <w:rtl w:val="0"/>
        </w:rPr>
        <w:t xml:space="preserve">🔹 Model Size: 9.88 MB</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Fonts w:ascii="Arial Unicode MS" w:cs="Arial Unicode MS" w:eastAsia="Arial Unicode MS" w:hAnsi="Arial Unicode MS"/>
          <w:rtl w:val="0"/>
        </w:rPr>
        <w:t xml:space="preserve">✨ Key Features:</w:t>
      </w:r>
    </w:p>
    <w:p w:rsidR="00000000" w:rsidDel="00000000" w:rsidP="00000000" w:rsidRDefault="00000000" w:rsidRPr="00000000" w14:paraId="00000729">
      <w:pPr>
        <w:rPr/>
      </w:pPr>
      <w:r w:rsidDel="00000000" w:rsidR="00000000" w:rsidRPr="00000000">
        <w:rPr>
          <w:rtl w:val="0"/>
        </w:rPr>
        <w:t xml:space="preserve">• Inverted residuals</w:t>
      </w:r>
    </w:p>
    <w:p w:rsidR="00000000" w:rsidDel="00000000" w:rsidP="00000000" w:rsidRDefault="00000000" w:rsidRPr="00000000" w14:paraId="0000072A">
      <w:pPr>
        <w:rPr/>
      </w:pPr>
      <w:r w:rsidDel="00000000" w:rsidR="00000000" w:rsidRPr="00000000">
        <w:rPr>
          <w:rtl w:val="0"/>
        </w:rPr>
        <w:t xml:space="preserve">• Linear bottlenecks  </w:t>
      </w:r>
    </w:p>
    <w:p w:rsidR="00000000" w:rsidDel="00000000" w:rsidP="00000000" w:rsidRDefault="00000000" w:rsidRPr="00000000" w14:paraId="0000072B">
      <w:pPr>
        <w:rPr/>
      </w:pPr>
      <w:r w:rsidDel="00000000" w:rsidR="00000000" w:rsidRPr="00000000">
        <w:rPr>
          <w:rtl w:val="0"/>
        </w:rPr>
        <w:t xml:space="preserve">• Depthwise separable conv</w:t>
      </w:r>
    </w:p>
    <w:p w:rsidR="00000000" w:rsidDel="00000000" w:rsidP="00000000" w:rsidRDefault="00000000" w:rsidRPr="00000000" w14:paraId="0000072C">
      <w:pPr>
        <w:rPr/>
      </w:pPr>
      <w:r w:rsidDel="00000000" w:rsidR="00000000" w:rsidRPr="00000000">
        <w:rPr>
          <w:rtl w:val="0"/>
        </w:rPr>
        <w:t xml:space="preserve">• Width multiplier: 1.0</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 Advantages:</w:t>
      </w:r>
    </w:p>
    <w:p w:rsidR="00000000" w:rsidDel="00000000" w:rsidP="00000000" w:rsidRDefault="00000000" w:rsidRPr="00000000" w14:paraId="0000072F">
      <w:pPr>
        <w:rPr/>
      </w:pPr>
      <w:r w:rsidDel="00000000" w:rsidR="00000000" w:rsidRPr="00000000">
        <w:rPr>
          <w:rtl w:val="0"/>
        </w:rPr>
        <w:t xml:space="preserve">⚡ Fastest inference</w:t>
      </w:r>
    </w:p>
    <w:p w:rsidR="00000000" w:rsidDel="00000000" w:rsidP="00000000" w:rsidRDefault="00000000" w:rsidRPr="00000000" w14:paraId="00000730">
      <w:pPr>
        <w:rPr/>
      </w:pPr>
      <w:r w:rsidDel="00000000" w:rsidR="00000000" w:rsidRPr="00000000">
        <w:rPr>
          <w:rtl w:val="0"/>
        </w:rPr>
        <w:t xml:space="preserve">📱 Mobile-ready</w:t>
      </w:r>
    </w:p>
    <w:p w:rsidR="00000000" w:rsidDel="00000000" w:rsidP="00000000" w:rsidRDefault="00000000" w:rsidRPr="00000000" w14:paraId="00000731">
      <w:pPr>
        <w:rPr/>
      </w:pPr>
      <w:r w:rsidDel="00000000" w:rsidR="00000000" w:rsidRPr="00000000">
        <w:rPr>
          <w:rtl w:val="0"/>
        </w:rPr>
        <w:t xml:space="preserve">🔋 Energy efficient</w:t>
      </w:r>
    </w:p>
    <w:p w:rsidR="00000000" w:rsidDel="00000000" w:rsidP="00000000" w:rsidRDefault="00000000" w:rsidRPr="00000000" w14:paraId="00000732">
      <w:pPr>
        <w:rPr/>
      </w:pPr>
      <w:r w:rsidDel="00000000" w:rsidR="00000000" w:rsidRPr="00000000">
        <w:rPr>
          <w:rtl w:val="0"/>
        </w:rPr>
        <w:t xml:space="preserve">💾 Smallest size</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pStyle w:val="Heading3"/>
        <w:keepNext w:val="0"/>
        <w:keepLines w:val="0"/>
        <w:spacing w:before="280" w:lineRule="auto"/>
        <w:rPr>
          <w:b w:val="1"/>
          <w:bCs w:val="1"/>
          <w:color w:val="000000"/>
          <w:sz w:val="26"/>
          <w:szCs w:val="26"/>
        </w:rPr>
      </w:pPr>
      <w:bookmarkStart w:colFirst="0" w:colLast="0" w:name="_kdzy0l82pqoa" w:id="51"/>
      <w:bookmarkEnd w:id="51"/>
      <w:r w:rsidDel="00000000" w:rsidR="00000000" w:rsidRPr="00000000">
        <w:rPr>
          <w:b w:val="1"/>
          <w:bCs w:val="1"/>
          <w:color w:val="000000"/>
          <w:sz w:val="26"/>
          <w:szCs w:val="26"/>
          <w:rtl w:val="0"/>
        </w:rPr>
        <w:t xml:space="preserve">SLIDE 9: TRAINING CONFIGURATION</w:t>
      </w:r>
    </w:p>
    <w:p w:rsidR="00000000" w:rsidDel="00000000" w:rsidP="00000000" w:rsidRDefault="00000000" w:rsidRPr="00000000" w14:paraId="00000736">
      <w:pPr>
        <w:spacing w:after="240" w:before="240" w:lineRule="auto"/>
        <w:rPr/>
      </w:pPr>
      <w:r w:rsidDel="00000000" w:rsidR="00000000" w:rsidRPr="00000000">
        <w:rPr>
          <w:b w:val="1"/>
          <w:bCs w:val="1"/>
          <w:rtl w:val="0"/>
        </w:rPr>
        <w:t xml:space="preserve">Layout:</w:t>
      </w:r>
      <w:r w:rsidDel="00000000" w:rsidR="00000000" w:rsidRPr="00000000">
        <w:rPr>
          <w:rtl w:val="0"/>
        </w:rPr>
        <w:t xml:space="preserve"> Comparison table with visuals</w:t>
      </w:r>
    </w:p>
    <w:p w:rsidR="00000000" w:rsidDel="00000000" w:rsidP="00000000" w:rsidRDefault="00000000" w:rsidRPr="00000000" w14:paraId="00000737">
      <w:pPr>
        <w:spacing w:after="240" w:before="240" w:lineRule="auto"/>
        <w:rPr/>
      </w:pPr>
      <w:r w:rsidDel="00000000" w:rsidR="00000000" w:rsidRPr="00000000">
        <w:rPr>
          <w:b w:val="1"/>
          <w:bCs w:val="1"/>
          <w:rtl w:val="0"/>
        </w:rPr>
        <w:t xml:space="preserve">Title:</w:t>
      </w:r>
      <w:r w:rsidDel="00000000" w:rsidR="00000000" w:rsidRPr="00000000">
        <w:rPr>
          <w:rtl w:val="0"/>
        </w:rPr>
        <w:t xml:space="preserve"> Training Setup &amp; Hyperparameters</w:t>
      </w:r>
    </w:p>
    <w:p w:rsidR="00000000" w:rsidDel="00000000" w:rsidP="00000000" w:rsidRDefault="00000000" w:rsidRPr="00000000" w14:paraId="00000738">
      <w:pPr>
        <w:spacing w:after="240" w:before="240" w:lineRule="auto"/>
        <w:rPr>
          <w:b w:val="1"/>
          <w:bCs w:val="1"/>
        </w:rPr>
      </w:pPr>
      <w:r w:rsidDel="00000000" w:rsidR="00000000" w:rsidRPr="00000000">
        <w:rPr>
          <w:b w:val="1"/>
          <w:bCs w:val="1"/>
          <w:rtl w:val="0"/>
        </w:rPr>
        <w:t xml:space="preserve">Main Comparison Table:</w:t>
      </w:r>
    </w:p>
    <w:p w:rsidR="00000000" w:rsidDel="00000000" w:rsidP="00000000" w:rsidRDefault="00000000" w:rsidRPr="00000000" w14:paraId="00000739">
      <w:pPr>
        <w:rPr/>
      </w:pPr>
      <w:r w:rsidDel="00000000" w:rsidR="00000000" w:rsidRPr="00000000">
        <w:rPr>
          <w:rtl w:val="0"/>
        </w:rPr>
        <w:t xml:space="preserve">┌──────────────────┬────────────┬───────────┬──────────────┐</w:t>
      </w:r>
    </w:p>
    <w:p w:rsidR="00000000" w:rsidDel="00000000" w:rsidP="00000000" w:rsidRDefault="00000000" w:rsidRPr="00000000" w14:paraId="0000073A">
      <w:pPr>
        <w:rPr/>
      </w:pPr>
      <w:r w:rsidDel="00000000" w:rsidR="00000000" w:rsidRPr="00000000">
        <w:rPr>
          <w:rtl w:val="0"/>
        </w:rPr>
        <w:t xml:space="preserve">│    Parameter     │ Custom CNN │ Xception  │ MobileNetV2  │</w:t>
      </w:r>
    </w:p>
    <w:p w:rsidR="00000000" w:rsidDel="00000000" w:rsidP="00000000" w:rsidRDefault="00000000" w:rsidRPr="00000000" w14:paraId="0000073B">
      <w:pPr>
        <w:rPr/>
      </w:pPr>
      <w:r w:rsidDel="00000000" w:rsidR="00000000" w:rsidRPr="00000000">
        <w:rPr>
          <w:rtl w:val="0"/>
        </w:rPr>
        <w:t xml:space="preserve">├──────────────────┼────────────┼───────────┼──────────────┤</w:t>
      </w:r>
    </w:p>
    <w:p w:rsidR="00000000" w:rsidDel="00000000" w:rsidP="00000000" w:rsidRDefault="00000000" w:rsidRPr="00000000" w14:paraId="0000073C">
      <w:pPr>
        <w:rPr/>
      </w:pPr>
      <w:r w:rsidDel="00000000" w:rsidR="00000000" w:rsidRPr="00000000">
        <w:rPr>
          <w:rtl w:val="0"/>
        </w:rPr>
        <w:t xml:space="preserve">│ Epochs           │    50      │   20-30   │    20-30     │</w:t>
      </w:r>
    </w:p>
    <w:p w:rsidR="00000000" w:rsidDel="00000000" w:rsidP="00000000" w:rsidRDefault="00000000" w:rsidRPr="00000000" w14:paraId="0000073D">
      <w:pPr>
        <w:rPr/>
      </w:pPr>
      <w:r w:rsidDel="00000000" w:rsidR="00000000" w:rsidRPr="00000000">
        <w:rPr>
          <w:rtl w:val="0"/>
        </w:rPr>
        <w:t xml:space="preserve">│ Learning Rate    │  0.001     │  0.0001   │   0.001      │</w:t>
      </w:r>
    </w:p>
    <w:p w:rsidR="00000000" w:rsidDel="00000000" w:rsidP="00000000" w:rsidRDefault="00000000" w:rsidRPr="00000000" w14:paraId="0000073E">
      <w:pPr>
        <w:rPr/>
      </w:pPr>
      <w:r w:rsidDel="00000000" w:rsidR="00000000" w:rsidRPr="00000000">
        <w:rPr>
          <w:rtl w:val="0"/>
        </w:rPr>
        <w:t xml:space="preserve">│ Batch Size       │    32      │    32     │     32       │</w:t>
      </w:r>
    </w:p>
    <w:p w:rsidR="00000000" w:rsidDel="00000000" w:rsidP="00000000" w:rsidRDefault="00000000" w:rsidRPr="00000000" w14:paraId="0000073F">
      <w:pPr>
        <w:rPr/>
      </w:pPr>
      <w:r w:rsidDel="00000000" w:rsidR="00000000" w:rsidRPr="00000000">
        <w:rPr>
          <w:rtl w:val="0"/>
        </w:rPr>
        <w:t xml:space="preserve">│ Optimizer        │   Adam     │   Adam    │    Adam      │</w:t>
      </w:r>
    </w:p>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 Data Aug         │    ❌      │    ✅     │     ✅       │</w:t>
      </w:r>
    </w:p>
    <w:p w:rsidR="00000000" w:rsidDel="00000000" w:rsidP="00000000" w:rsidRDefault="00000000" w:rsidRPr="00000000" w14:paraId="00000741">
      <w:pPr>
        <w:rPr/>
      </w:pPr>
      <w:r w:rsidDel="00000000" w:rsidR="00000000" w:rsidRPr="00000000">
        <w:rPr>
          <w:rFonts w:ascii="Arial Unicode MS" w:cs="Arial Unicode MS" w:eastAsia="Arial Unicode MS" w:hAnsi="Arial Unicode MS"/>
          <w:rtl w:val="0"/>
        </w:rPr>
        <w:t xml:space="preserve">│ Transfer Learn   │    ❌      │    ✅     │     ✅       │</w:t>
      </w:r>
    </w:p>
    <w:p w:rsidR="00000000" w:rsidDel="00000000" w:rsidP="00000000" w:rsidRDefault="00000000" w:rsidRPr="00000000" w14:paraId="00000742">
      <w:pPr>
        <w:rPr/>
      </w:pPr>
      <w:r w:rsidDel="00000000" w:rsidR="00000000" w:rsidRPr="00000000">
        <w:rPr>
          <w:rtl w:val="0"/>
        </w:rPr>
        <w:t xml:space="preserve">└──────────────────┴────────────┴───────────┴──────────────┘</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spacing w:after="240" w:before="240" w:lineRule="auto"/>
        <w:rPr>
          <w:b w:val="1"/>
          <w:bCs w:val="1"/>
        </w:rPr>
      </w:pPr>
      <w:r w:rsidDel="00000000" w:rsidR="00000000" w:rsidRPr="00000000">
        <w:rPr>
          <w:b w:val="1"/>
          <w:bCs w:val="1"/>
          <w:rtl w:val="0"/>
        </w:rPr>
        <w:t xml:space="preserve">Data Augmentation Box:</w:t>
      </w:r>
    </w:p>
    <w:p w:rsidR="00000000" w:rsidDel="00000000" w:rsidP="00000000" w:rsidRDefault="00000000" w:rsidRPr="00000000" w14:paraId="00000745">
      <w:pPr>
        <w:rPr/>
      </w:pPr>
      <w:r w:rsidDel="00000000" w:rsidR="00000000" w:rsidRPr="00000000">
        <w:rPr>
          <w:rtl w:val="0"/>
        </w:rPr>
        <w:t xml:space="preserve">🔄 Augmentation Techniques (Xception &amp; MobileNetV2)</w:t>
      </w:r>
    </w:p>
    <w:p w:rsidR="00000000" w:rsidDel="00000000" w:rsidP="00000000" w:rsidRDefault="00000000" w:rsidRPr="00000000" w14:paraId="00000746">
      <w:pPr>
        <w:rPr/>
      </w:pPr>
      <w:r w:rsidDel="00000000" w:rsidR="00000000" w:rsidRPr="00000000">
        <w:rPr>
          <w:rtl w:val="0"/>
        </w:rPr>
        <w:t xml:space="preserve">• Rotation: ±20°</w:t>
      </w:r>
    </w:p>
    <w:p w:rsidR="00000000" w:rsidDel="00000000" w:rsidP="00000000" w:rsidRDefault="00000000" w:rsidRPr="00000000" w14:paraId="00000747">
      <w:pPr>
        <w:rPr/>
      </w:pPr>
      <w:r w:rsidDel="00000000" w:rsidR="00000000" w:rsidRPr="00000000">
        <w:rPr>
          <w:rtl w:val="0"/>
        </w:rPr>
        <w:t xml:space="preserve">• Width/Height Shift: 20%</w:t>
      </w:r>
    </w:p>
    <w:p w:rsidR="00000000" w:rsidDel="00000000" w:rsidP="00000000" w:rsidRDefault="00000000" w:rsidRPr="00000000" w14:paraId="00000748">
      <w:pPr>
        <w:rPr/>
      </w:pPr>
      <w:r w:rsidDel="00000000" w:rsidR="00000000" w:rsidRPr="00000000">
        <w:rPr>
          <w:rtl w:val="0"/>
        </w:rPr>
        <w:t xml:space="preserve">• Shear: 20%</w:t>
      </w:r>
    </w:p>
    <w:p w:rsidR="00000000" w:rsidDel="00000000" w:rsidP="00000000" w:rsidRDefault="00000000" w:rsidRPr="00000000" w14:paraId="00000749">
      <w:pPr>
        <w:rPr/>
      </w:pPr>
      <w:r w:rsidDel="00000000" w:rsidR="00000000" w:rsidRPr="00000000">
        <w:rPr>
          <w:rtl w:val="0"/>
        </w:rPr>
        <w:t xml:space="preserve">• Zoom: 20%</w:t>
      </w:r>
    </w:p>
    <w:p w:rsidR="00000000" w:rsidDel="00000000" w:rsidP="00000000" w:rsidRDefault="00000000" w:rsidRPr="00000000" w14:paraId="0000074A">
      <w:pPr>
        <w:rPr/>
      </w:pPr>
      <w:r w:rsidDel="00000000" w:rsidR="00000000" w:rsidRPr="00000000">
        <w:rPr>
          <w:rtl w:val="0"/>
        </w:rPr>
        <w:t xml:space="preserve">• Horizontal Flip</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spacing w:after="240" w:before="240" w:lineRule="auto"/>
        <w:rPr>
          <w:b w:val="1"/>
          <w:bCs w:val="1"/>
        </w:rPr>
      </w:pPr>
      <w:r w:rsidDel="00000000" w:rsidR="00000000" w:rsidRPr="00000000">
        <w:rPr>
          <w:b w:val="1"/>
          <w:bCs w:val="1"/>
          <w:rtl w:val="0"/>
        </w:rPr>
        <w:t xml:space="preserve">Callbacks Box:</w:t>
      </w:r>
    </w:p>
    <w:p w:rsidR="00000000" w:rsidDel="00000000" w:rsidP="00000000" w:rsidRDefault="00000000" w:rsidRPr="00000000" w14:paraId="0000074D">
      <w:pPr>
        <w:rPr/>
      </w:pPr>
      <w:r w:rsidDel="00000000" w:rsidR="00000000" w:rsidRPr="00000000">
        <w:rPr>
          <w:rtl w:val="0"/>
        </w:rPr>
        <w:t xml:space="preserve">⚙️ Training Callbacks</w:t>
      </w:r>
    </w:p>
    <w:p w:rsidR="00000000" w:rsidDel="00000000" w:rsidP="00000000" w:rsidRDefault="00000000" w:rsidRPr="00000000" w14:paraId="0000074E">
      <w:pPr>
        <w:rPr/>
      </w:pPr>
      <w:r w:rsidDel="00000000" w:rsidR="00000000" w:rsidRPr="00000000">
        <w:rPr>
          <w:rFonts w:ascii="Arial Unicode MS" w:cs="Arial Unicode MS" w:eastAsia="Arial Unicode MS" w:hAnsi="Arial Unicode MS"/>
          <w:rtl w:val="0"/>
        </w:rPr>
        <w:t xml:space="preserve">✓ Early Stopping (patience: 10)</w:t>
      </w:r>
    </w:p>
    <w:p w:rsidR="00000000" w:rsidDel="00000000" w:rsidP="00000000" w:rsidRDefault="00000000" w:rsidRPr="00000000" w14:paraId="0000074F">
      <w:pPr>
        <w:rPr/>
      </w:pPr>
      <w:r w:rsidDel="00000000" w:rsidR="00000000" w:rsidRPr="00000000">
        <w:rPr>
          <w:rFonts w:ascii="Arial Unicode MS" w:cs="Arial Unicode MS" w:eastAsia="Arial Unicode MS" w:hAnsi="Arial Unicode MS"/>
          <w:rtl w:val="0"/>
        </w:rPr>
        <w:t xml:space="preserve">✓ Model Checkpoint (save best)</w:t>
      </w:r>
    </w:p>
    <w:p w:rsidR="00000000" w:rsidDel="00000000" w:rsidP="00000000" w:rsidRDefault="00000000" w:rsidRPr="00000000" w14:paraId="00000750">
      <w:pPr>
        <w:rPr/>
      </w:pPr>
      <w:r w:rsidDel="00000000" w:rsidR="00000000" w:rsidRPr="00000000">
        <w:rPr>
          <w:rFonts w:ascii="Arial Unicode MS" w:cs="Arial Unicode MS" w:eastAsia="Arial Unicode MS" w:hAnsi="Arial Unicode MS"/>
          <w:rtl w:val="0"/>
        </w:rPr>
        <w:t xml:space="preserve">✓ Reduce LR on Plateau</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spacing w:after="240" w:before="240" w:lineRule="auto"/>
        <w:rPr>
          <w:b w:val="1"/>
          <w:bCs w:val="1"/>
        </w:rPr>
      </w:pPr>
      <w:r w:rsidDel="00000000" w:rsidR="00000000" w:rsidRPr="00000000">
        <w:rPr>
          <w:b w:val="1"/>
          <w:bCs w:val="1"/>
          <w:rtl w:val="0"/>
        </w:rPr>
        <w:t xml:space="preserve">Canva Tips:</w:t>
      </w:r>
    </w:p>
    <w:p w:rsidR="00000000" w:rsidDel="00000000" w:rsidP="00000000" w:rsidRDefault="00000000" w:rsidRPr="00000000" w14:paraId="00000753">
      <w:pPr>
        <w:numPr>
          <w:ilvl w:val="0"/>
          <w:numId w:val="73"/>
        </w:numPr>
        <w:spacing w:after="0" w:afterAutospacing="0" w:before="240" w:lineRule="auto"/>
        <w:ind w:left="720" w:hanging="360"/>
      </w:pPr>
      <w:r w:rsidDel="00000000" w:rsidR="00000000" w:rsidRPr="00000000">
        <w:rPr>
          <w:rtl w:val="0"/>
        </w:rPr>
        <w:t xml:space="preserve">Use colored rows (alternate light/dark)</w:t>
      </w:r>
    </w:p>
    <w:p w:rsidR="00000000" w:rsidDel="00000000" w:rsidP="00000000" w:rsidRDefault="00000000" w:rsidRPr="00000000" w14:paraId="00000754">
      <w:pPr>
        <w:numPr>
          <w:ilvl w:val="0"/>
          <w:numId w:val="73"/>
        </w:numPr>
        <w:spacing w:after="0" w:afterAutospacing="0" w:before="0" w:beforeAutospacing="0" w:lineRule="auto"/>
        <w:ind w:left="720" w:hanging="360"/>
      </w:pPr>
      <w:r w:rsidDel="00000000" w:rsidR="00000000" w:rsidRPr="00000000">
        <w:rPr>
          <w:rtl w:val="0"/>
        </w:rPr>
        <w:t xml:space="preserve">Add checkmark/X emojis</w:t>
      </w:r>
    </w:p>
    <w:p w:rsidR="00000000" w:rsidDel="00000000" w:rsidP="00000000" w:rsidRDefault="00000000" w:rsidRPr="00000000" w14:paraId="00000755">
      <w:pPr>
        <w:numPr>
          <w:ilvl w:val="0"/>
          <w:numId w:val="73"/>
        </w:numPr>
        <w:spacing w:after="240" w:before="0" w:beforeAutospacing="0" w:lineRule="auto"/>
        <w:ind w:left="720" w:hanging="360"/>
      </w:pPr>
      <w:r w:rsidDel="00000000" w:rsidR="00000000" w:rsidRPr="00000000">
        <w:rPr>
          <w:rtl w:val="0"/>
        </w:rPr>
        <w:t xml:space="preserve">Color code: Green for Yes, Red for No</w:t>
      </w:r>
    </w:p>
    <w:p w:rsidR="00000000" w:rsidDel="00000000" w:rsidP="00000000" w:rsidRDefault="00000000" w:rsidRPr="00000000" w14:paraId="00000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3"/>
        <w:keepNext w:val="0"/>
        <w:keepLines w:val="0"/>
        <w:spacing w:before="280" w:lineRule="auto"/>
        <w:rPr>
          <w:b w:val="1"/>
          <w:bCs w:val="1"/>
          <w:color w:val="000000"/>
          <w:sz w:val="26"/>
          <w:szCs w:val="26"/>
        </w:rPr>
      </w:pPr>
      <w:bookmarkStart w:colFirst="0" w:colLast="0" w:name="_nuv249uhd9us" w:id="52"/>
      <w:bookmarkEnd w:id="52"/>
      <w:r w:rsidDel="00000000" w:rsidR="00000000" w:rsidRPr="00000000">
        <w:rPr>
          <w:b w:val="1"/>
          <w:bCs w:val="1"/>
          <w:color w:val="000000"/>
          <w:sz w:val="26"/>
          <w:szCs w:val="26"/>
          <w:rtl w:val="0"/>
        </w:rPr>
        <w:t xml:space="preserve">SLIDE 10: RESULTS - MAIN COMPARISON</w:t>
      </w:r>
    </w:p>
    <w:p w:rsidR="00000000" w:rsidDel="00000000" w:rsidP="00000000" w:rsidRDefault="00000000" w:rsidRPr="00000000" w14:paraId="00000758">
      <w:pPr>
        <w:spacing w:after="240" w:before="240" w:lineRule="auto"/>
        <w:rPr/>
      </w:pPr>
      <w:r w:rsidDel="00000000" w:rsidR="00000000" w:rsidRPr="00000000">
        <w:rPr>
          <w:b w:val="1"/>
          <w:bCs w:val="1"/>
          <w:rtl w:val="0"/>
        </w:rPr>
        <w:t xml:space="preserve">Layout:</w:t>
      </w:r>
      <w:r w:rsidDel="00000000" w:rsidR="00000000" w:rsidRPr="00000000">
        <w:rPr>
          <w:rtl w:val="0"/>
        </w:rPr>
        <w:t xml:space="preserve"> Featured table with visualization</w:t>
      </w:r>
    </w:p>
    <w:p w:rsidR="00000000" w:rsidDel="00000000" w:rsidP="00000000" w:rsidRDefault="00000000" w:rsidRPr="00000000" w14:paraId="00000759">
      <w:pPr>
        <w:spacing w:after="240" w:before="240" w:lineRule="auto"/>
        <w:rPr/>
      </w:pPr>
      <w:r w:rsidDel="00000000" w:rsidR="00000000" w:rsidRPr="00000000">
        <w:rPr>
          <w:b w:val="1"/>
          <w:bCs w:val="1"/>
          <w:rtl w:val="0"/>
        </w:rPr>
        <w:t xml:space="preserve">Title:</w:t>
      </w:r>
      <w:r w:rsidDel="00000000" w:rsidR="00000000" w:rsidRPr="00000000">
        <w:rPr>
          <w:rtl w:val="0"/>
        </w:rPr>
        <w:t xml:space="preserve"> 🏆 Model Performance on Test Set</w:t>
      </w:r>
    </w:p>
    <w:p w:rsidR="00000000" w:rsidDel="00000000" w:rsidP="00000000" w:rsidRDefault="00000000" w:rsidRPr="00000000" w14:paraId="0000075A">
      <w:pPr>
        <w:spacing w:after="240" w:before="240" w:lineRule="auto"/>
        <w:rPr>
          <w:b w:val="1"/>
          <w:bCs w:val="1"/>
        </w:rPr>
      </w:pPr>
      <w:r w:rsidDel="00000000" w:rsidR="00000000" w:rsidRPr="00000000">
        <w:rPr>
          <w:b w:val="1"/>
          <w:bCs w:val="1"/>
          <w:rtl w:val="0"/>
        </w:rPr>
        <w:t xml:space="preserve">Results Table (Large &amp; Clear):</w:t>
      </w:r>
    </w:p>
    <w:p w:rsidR="00000000" w:rsidDel="00000000" w:rsidP="00000000" w:rsidRDefault="00000000" w:rsidRPr="00000000" w14:paraId="0000075B">
      <w:pPr>
        <w:rPr/>
      </w:pPr>
      <w:r w:rsidDel="00000000" w:rsidR="00000000" w:rsidRPr="00000000">
        <w:rPr>
          <w:rtl w:val="0"/>
        </w:rPr>
        <w:t xml:space="preserve">┌──────────────────┬──────────┬───────────┬────────┬──────────┐</w:t>
      </w:r>
    </w:p>
    <w:p w:rsidR="00000000" w:rsidDel="00000000" w:rsidP="00000000" w:rsidRDefault="00000000" w:rsidRPr="00000000" w14:paraId="0000075C">
      <w:pPr>
        <w:rPr/>
      </w:pPr>
      <w:r w:rsidDel="00000000" w:rsidR="00000000" w:rsidRPr="00000000">
        <w:rPr>
          <w:rtl w:val="0"/>
        </w:rPr>
        <w:t xml:space="preserve">│      Model       │ Accuracy │ Precision │ Recall │ F1-Score │</w:t>
      </w:r>
    </w:p>
    <w:p w:rsidR="00000000" w:rsidDel="00000000" w:rsidP="00000000" w:rsidRDefault="00000000" w:rsidRPr="00000000" w14:paraId="0000075D">
      <w:pPr>
        <w:rPr/>
      </w:pPr>
      <w:r w:rsidDel="00000000" w:rsidR="00000000" w:rsidRPr="00000000">
        <w:rPr>
          <w:rtl w:val="0"/>
        </w:rPr>
        <w:t xml:space="preserve">├──────────────────┼──────────┼───────────┼────────┼──────────┤</w:t>
      </w:r>
    </w:p>
    <w:p w:rsidR="00000000" w:rsidDel="00000000" w:rsidP="00000000" w:rsidRDefault="00000000" w:rsidRPr="00000000" w14:paraId="0000075E">
      <w:pPr>
        <w:rPr/>
      </w:pPr>
      <w:r w:rsidDel="00000000" w:rsidR="00000000" w:rsidRPr="00000000">
        <w:rPr>
          <w:rtl w:val="0"/>
        </w:rPr>
        <w:t xml:space="preserve">│ Custom CNN       │  78.5%   │   0.792   │ 0.785  │  0.786   │</w:t>
      </w:r>
    </w:p>
    <w:p w:rsidR="00000000" w:rsidDel="00000000" w:rsidP="00000000" w:rsidRDefault="00000000" w:rsidRPr="00000000" w14:paraId="0000075F">
      <w:pPr>
        <w:rPr/>
      </w:pPr>
      <w:r w:rsidDel="00000000" w:rsidR="00000000" w:rsidRPr="00000000">
        <w:rPr>
          <w:rtl w:val="0"/>
        </w:rPr>
        <w:t xml:space="preserve">│ Xception      🥇 │  94.7%   │   0.949   │ 0.947  │  0.948   │</w:t>
      </w:r>
    </w:p>
    <w:p w:rsidR="00000000" w:rsidDel="00000000" w:rsidP="00000000" w:rsidRDefault="00000000" w:rsidRPr="00000000" w14:paraId="00000760">
      <w:pPr>
        <w:rPr/>
      </w:pPr>
      <w:r w:rsidDel="00000000" w:rsidR="00000000" w:rsidRPr="00000000">
        <w:rPr>
          <w:rtl w:val="0"/>
        </w:rPr>
        <w:t xml:space="preserve">│ MobileNetV2   🥈 │  92.3%   │   0.925   │ 0.923  │  0.924   │</w:t>
      </w:r>
    </w:p>
    <w:p w:rsidR="00000000" w:rsidDel="00000000" w:rsidP="00000000" w:rsidRDefault="00000000" w:rsidRPr="00000000" w14:paraId="00000761">
      <w:pPr>
        <w:rPr/>
      </w:pPr>
      <w:r w:rsidDel="00000000" w:rsidR="00000000" w:rsidRPr="00000000">
        <w:rPr>
          <w:rtl w:val="0"/>
        </w:rPr>
        <w:t xml:space="preserv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spacing w:after="240" w:before="240" w:lineRule="auto"/>
        <w:rPr>
          <w:b w:val="1"/>
          <w:bCs w:val="1"/>
        </w:rPr>
      </w:pPr>
      <w:r w:rsidDel="00000000" w:rsidR="00000000" w:rsidRPr="00000000">
        <w:rPr>
          <w:b w:val="1"/>
          <w:bCs w:val="1"/>
          <w:rtl w:val="0"/>
        </w:rPr>
        <w:t xml:space="preserve">Bar Chart Below Table:</w:t>
      </w:r>
    </w:p>
    <w:p w:rsidR="00000000" w:rsidDel="00000000" w:rsidP="00000000" w:rsidRDefault="00000000" w:rsidRPr="00000000" w14:paraId="00000764">
      <w:pPr>
        <w:numPr>
          <w:ilvl w:val="0"/>
          <w:numId w:val="42"/>
        </w:numPr>
        <w:spacing w:after="0" w:afterAutospacing="0" w:before="240" w:lineRule="auto"/>
        <w:ind w:left="720" w:hanging="360"/>
      </w:pPr>
      <w:r w:rsidDel="00000000" w:rsidR="00000000" w:rsidRPr="00000000">
        <w:rPr>
          <w:rtl w:val="0"/>
        </w:rPr>
        <w:t xml:space="preserve">X-axis: Models (3 bars per group)</w:t>
      </w:r>
    </w:p>
    <w:p w:rsidR="00000000" w:rsidDel="00000000" w:rsidP="00000000" w:rsidRDefault="00000000" w:rsidRPr="00000000" w14:paraId="00000765">
      <w:pPr>
        <w:numPr>
          <w:ilvl w:val="0"/>
          <w:numId w:val="42"/>
        </w:numPr>
        <w:spacing w:after="0" w:afterAutospacing="0" w:before="0" w:beforeAutospacing="0" w:lineRule="auto"/>
        <w:ind w:left="720" w:hanging="360"/>
      </w:pPr>
      <w:r w:rsidDel="00000000" w:rsidR="00000000" w:rsidRPr="00000000">
        <w:rPr>
          <w:rtl w:val="0"/>
        </w:rPr>
        <w:t xml:space="preserve">Y-axis: Percentage (0-100%)</w:t>
      </w:r>
    </w:p>
    <w:p w:rsidR="00000000" w:rsidDel="00000000" w:rsidP="00000000" w:rsidRDefault="00000000" w:rsidRPr="00000000" w14:paraId="00000766">
      <w:pPr>
        <w:numPr>
          <w:ilvl w:val="0"/>
          <w:numId w:val="42"/>
        </w:numPr>
        <w:spacing w:after="0" w:afterAutospacing="0" w:before="0" w:beforeAutospacing="0" w:lineRule="auto"/>
        <w:ind w:left="720" w:hanging="360"/>
      </w:pPr>
      <w:r w:rsidDel="00000000" w:rsidR="00000000" w:rsidRPr="00000000">
        <w:rPr>
          <w:rtl w:val="0"/>
        </w:rPr>
        <w:t xml:space="preserve">4 grouped bars: Accuracy, Precision, Recall, F1</w:t>
      </w:r>
    </w:p>
    <w:p w:rsidR="00000000" w:rsidDel="00000000" w:rsidP="00000000" w:rsidRDefault="00000000" w:rsidRPr="00000000" w14:paraId="00000767">
      <w:pPr>
        <w:numPr>
          <w:ilvl w:val="0"/>
          <w:numId w:val="42"/>
        </w:numPr>
        <w:spacing w:after="240" w:before="0" w:beforeAutospacing="0" w:lineRule="auto"/>
        <w:ind w:left="720" w:hanging="360"/>
      </w:pPr>
      <w:r w:rsidDel="00000000" w:rsidR="00000000" w:rsidRPr="00000000">
        <w:rPr>
          <w:rtl w:val="0"/>
        </w:rPr>
        <w:t xml:space="preserve">Color code each model consistently</w:t>
      </w:r>
    </w:p>
    <w:p w:rsidR="00000000" w:rsidDel="00000000" w:rsidP="00000000" w:rsidRDefault="00000000" w:rsidRPr="00000000" w14:paraId="00000768">
      <w:pPr>
        <w:spacing w:after="240" w:before="240" w:lineRule="auto"/>
        <w:rPr>
          <w:b w:val="1"/>
          <w:bCs w:val="1"/>
        </w:rPr>
      </w:pPr>
      <w:r w:rsidDel="00000000" w:rsidR="00000000" w:rsidRPr="00000000">
        <w:rPr>
          <w:b w:val="1"/>
          <w:bCs w:val="1"/>
          <w:rtl w:val="0"/>
        </w:rPr>
        <w:t xml:space="preserve">Key Insights Box:</w:t>
      </w:r>
    </w:p>
    <w:p w:rsidR="00000000" w:rsidDel="00000000" w:rsidP="00000000" w:rsidRDefault="00000000" w:rsidRPr="00000000" w14:paraId="00000769">
      <w:pPr>
        <w:rPr/>
      </w:pPr>
      <w:r w:rsidDel="00000000" w:rsidR="00000000" w:rsidRPr="00000000">
        <w:rPr>
          <w:rtl w:val="0"/>
        </w:rPr>
        <w:t xml:space="preserve">💡 KEY FINDINGS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Fonts w:ascii="Arial Unicode MS" w:cs="Arial Unicode MS" w:eastAsia="Arial Unicode MS" w:hAnsi="Arial Unicode MS"/>
          <w:rtl w:val="0"/>
        </w:rPr>
        <w:t xml:space="preserve">✅ Xception achieves BEST accuracy: 94.7%</w:t>
      </w:r>
    </w:p>
    <w:p w:rsidR="00000000" w:rsidDel="00000000" w:rsidP="00000000" w:rsidRDefault="00000000" w:rsidRPr="00000000" w14:paraId="0000076C">
      <w:pPr>
        <w:rPr/>
      </w:pPr>
      <w:r w:rsidDel="00000000" w:rsidR="00000000" w:rsidRPr="00000000">
        <w:rPr>
          <w:rFonts w:ascii="Arial Unicode MS" w:cs="Arial Unicode MS" w:eastAsia="Arial Unicode MS" w:hAnsi="Arial Unicode MS"/>
          <w:rtl w:val="0"/>
        </w:rPr>
        <w:t xml:space="preserve">✅ Transfer learning adds +16.2% improvement</w:t>
      </w:r>
    </w:p>
    <w:p w:rsidR="00000000" w:rsidDel="00000000" w:rsidP="00000000" w:rsidRDefault="00000000" w:rsidRPr="00000000" w14:paraId="0000076D">
      <w:pPr>
        <w:rPr/>
      </w:pPr>
      <w:r w:rsidDel="00000000" w:rsidR="00000000" w:rsidRPr="00000000">
        <w:rPr>
          <w:rFonts w:ascii="Arial Unicode MS" w:cs="Arial Unicode MS" w:eastAsia="Arial Unicode MS" w:hAnsi="Arial Unicode MS"/>
          <w:rtl w:val="0"/>
        </w:rPr>
        <w:t xml:space="preserve">✅ MobileNetV2 best efficiency/accuracy balance</w:t>
      </w:r>
    </w:p>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 All metrics highly consistent (±0.3%)</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3"/>
        <w:keepNext w:val="0"/>
        <w:keepLines w:val="0"/>
        <w:spacing w:before="280" w:lineRule="auto"/>
        <w:rPr>
          <w:b w:val="1"/>
          <w:bCs w:val="1"/>
          <w:color w:val="000000"/>
          <w:sz w:val="26"/>
          <w:szCs w:val="26"/>
        </w:rPr>
      </w:pPr>
      <w:bookmarkStart w:colFirst="0" w:colLast="0" w:name="_y0xxmnfzu3pa" w:id="53"/>
      <w:bookmarkEnd w:id="53"/>
      <w:r w:rsidDel="00000000" w:rsidR="00000000" w:rsidRPr="00000000">
        <w:rPr>
          <w:b w:val="1"/>
          <w:bCs w:val="1"/>
          <w:color w:val="000000"/>
          <w:sz w:val="26"/>
          <w:szCs w:val="26"/>
          <w:rtl w:val="0"/>
        </w:rPr>
        <w:t xml:space="preserve">SLIDE 11: DETAILED MODEL COMPARISON</w:t>
      </w:r>
    </w:p>
    <w:p w:rsidR="00000000" w:rsidDel="00000000" w:rsidP="00000000" w:rsidRDefault="00000000" w:rsidRPr="00000000" w14:paraId="00000772">
      <w:pPr>
        <w:spacing w:after="240" w:before="240" w:lineRule="auto"/>
        <w:rPr/>
      </w:pPr>
      <w:r w:rsidDel="00000000" w:rsidR="00000000" w:rsidRPr="00000000">
        <w:rPr>
          <w:b w:val="1"/>
          <w:bCs w:val="1"/>
          <w:rtl w:val="0"/>
        </w:rPr>
        <w:t xml:space="preserve">Layout:</w:t>
      </w:r>
      <w:r w:rsidDel="00000000" w:rsidR="00000000" w:rsidRPr="00000000">
        <w:rPr>
          <w:rtl w:val="0"/>
        </w:rPr>
        <w:t xml:space="preserve"> Comparison matrix</w:t>
      </w:r>
    </w:p>
    <w:p w:rsidR="00000000" w:rsidDel="00000000" w:rsidP="00000000" w:rsidRDefault="00000000" w:rsidRPr="00000000" w14:paraId="00000773">
      <w:pPr>
        <w:spacing w:after="240" w:before="240" w:lineRule="auto"/>
        <w:rPr/>
      </w:pPr>
      <w:r w:rsidDel="00000000" w:rsidR="00000000" w:rsidRPr="00000000">
        <w:rPr>
          <w:b w:val="1"/>
          <w:bCs w:val="1"/>
          <w:rtl w:val="0"/>
        </w:rPr>
        <w:t xml:space="preserve">Title:</w:t>
      </w:r>
      <w:r w:rsidDel="00000000" w:rsidR="00000000" w:rsidRPr="00000000">
        <w:rPr>
          <w:rtl w:val="0"/>
        </w:rPr>
        <w:t xml:space="preserve"> Model Trade-offs Analysis</w:t>
      </w:r>
    </w:p>
    <w:p w:rsidR="00000000" w:rsidDel="00000000" w:rsidP="00000000" w:rsidRDefault="00000000" w:rsidRPr="00000000" w14:paraId="00000774">
      <w:pPr>
        <w:spacing w:after="240" w:before="240" w:lineRule="auto"/>
        <w:rPr>
          <w:b w:val="1"/>
          <w:bCs w:val="1"/>
        </w:rPr>
      </w:pPr>
      <w:r w:rsidDel="00000000" w:rsidR="00000000" w:rsidRPr="00000000">
        <w:rPr>
          <w:b w:val="1"/>
          <w:bCs w:val="1"/>
          <w:rtl w:val="0"/>
        </w:rPr>
        <w:t xml:space="preserve">Comprehensive Comparison:</w:t>
      </w:r>
    </w:p>
    <w:p w:rsidR="00000000" w:rsidDel="00000000" w:rsidP="00000000" w:rsidRDefault="00000000" w:rsidRPr="00000000" w14:paraId="00000775">
      <w:pPr>
        <w:rPr/>
      </w:pPr>
      <w:r w:rsidDel="00000000" w:rsidR="00000000" w:rsidRPr="00000000">
        <w:rPr>
          <w:rtl w:val="0"/>
        </w:rPr>
        <w:t xml:space="preserve">┌────────────────────┬────────────┬───────────┬──────────────┐</w:t>
      </w:r>
    </w:p>
    <w:p w:rsidR="00000000" w:rsidDel="00000000" w:rsidP="00000000" w:rsidRDefault="00000000" w:rsidRPr="00000000" w14:paraId="00000776">
      <w:pPr>
        <w:rPr/>
      </w:pPr>
      <w:r w:rsidDel="00000000" w:rsidR="00000000" w:rsidRPr="00000000">
        <w:rPr>
          <w:rtl w:val="0"/>
        </w:rPr>
        <w:t xml:space="preserve">│     Metric         │ Custom CNN │ Xception  │ MobileNetV2  │</w:t>
      </w:r>
    </w:p>
    <w:p w:rsidR="00000000" w:rsidDel="00000000" w:rsidP="00000000" w:rsidRDefault="00000000" w:rsidRPr="00000000" w14:paraId="00000777">
      <w:pPr>
        <w:rPr/>
      </w:pPr>
      <w:r w:rsidDel="00000000" w:rsidR="00000000" w:rsidRPr="00000000">
        <w:rPr>
          <w:rtl w:val="0"/>
        </w:rPr>
        <w:t xml:space="preserve">├────────────────────┼────────────┼───────────┼──────────────┤</w:t>
      </w:r>
    </w:p>
    <w:p w:rsidR="00000000" w:rsidDel="00000000" w:rsidP="00000000" w:rsidRDefault="00000000" w:rsidRPr="00000000" w14:paraId="00000778">
      <w:pPr>
        <w:rPr/>
      </w:pPr>
      <w:r w:rsidDel="00000000" w:rsidR="00000000" w:rsidRPr="00000000">
        <w:rPr>
          <w:rtl w:val="0"/>
        </w:rPr>
        <w:t xml:space="preserve">│ Accuracy           │   78.5%    │ 94.7% 🌟 │    92.3%     │</w:t>
      </w:r>
    </w:p>
    <w:p w:rsidR="00000000" w:rsidDel="00000000" w:rsidP="00000000" w:rsidRDefault="00000000" w:rsidRPr="00000000" w14:paraId="00000779">
      <w:pPr>
        <w:rPr/>
      </w:pPr>
      <w:r w:rsidDel="00000000" w:rsidR="00000000" w:rsidRPr="00000000">
        <w:rPr>
          <w:rtl w:val="0"/>
        </w:rPr>
        <w:t xml:space="preserve">│ Parameters         │   18.5M    │  20.9M    │   2.6M 🌟   │</w:t>
      </w:r>
    </w:p>
    <w:p w:rsidR="00000000" w:rsidDel="00000000" w:rsidP="00000000" w:rsidRDefault="00000000" w:rsidRPr="00000000" w14:paraId="0000077A">
      <w:pPr>
        <w:rPr/>
      </w:pPr>
      <w:r w:rsidDel="00000000" w:rsidR="00000000" w:rsidRPr="00000000">
        <w:rPr>
          <w:rtl w:val="0"/>
        </w:rPr>
        <w:t xml:space="preserve">│ Model Size         │  70.5 MB   │  79.5 MB  │  9.9 MB 🌟  │</w:t>
      </w:r>
    </w:p>
    <w:p w:rsidR="00000000" w:rsidDel="00000000" w:rsidP="00000000" w:rsidRDefault="00000000" w:rsidRPr="00000000" w14:paraId="0000077B">
      <w:pPr>
        <w:rPr/>
      </w:pPr>
      <w:r w:rsidDel="00000000" w:rsidR="00000000" w:rsidRPr="00000000">
        <w:rPr>
          <w:rtl w:val="0"/>
        </w:rPr>
        <w:t xml:space="preserve">│ Training Time      │  45 min    │  65 min   │  55 min 🌟  │</w:t>
      </w:r>
    </w:p>
    <w:p w:rsidR="00000000" w:rsidDel="00000000" w:rsidP="00000000" w:rsidRDefault="00000000" w:rsidRPr="00000000" w14:paraId="0000077C">
      <w:pPr>
        <w:rPr/>
      </w:pPr>
      <w:r w:rsidDel="00000000" w:rsidR="00000000" w:rsidRPr="00000000">
        <w:rPr>
          <w:rtl w:val="0"/>
        </w:rPr>
        <w:t xml:space="preserve">│ Inference Speed    │  Medium    │   Slow    │   Fast 🌟   │</w:t>
      </w:r>
    </w:p>
    <w:p w:rsidR="00000000" w:rsidDel="00000000" w:rsidP="00000000" w:rsidRDefault="00000000" w:rsidRPr="00000000" w14:paraId="0000077D">
      <w:pPr>
        <w:rPr/>
      </w:pPr>
      <w:r w:rsidDel="00000000" w:rsidR="00000000" w:rsidRPr="00000000">
        <w:rPr>
          <w:rtl w:val="0"/>
        </w:rPr>
        <w:t xml:space="preserve">│ Mobile Deployment  │     ❌     │    ❌     │    ✅ 🌟    │</w:t>
      </w:r>
    </w:p>
    <w:p w:rsidR="00000000" w:rsidDel="00000000" w:rsidP="00000000" w:rsidRDefault="00000000" w:rsidRPr="00000000" w14:paraId="0000077E">
      <w:pPr>
        <w:rPr/>
      </w:pPr>
      <w:r w:rsidDel="00000000" w:rsidR="00000000" w:rsidRPr="00000000">
        <w:rPr>
          <w:rFonts w:ascii="Arial Unicode MS" w:cs="Arial Unicode MS" w:eastAsia="Arial Unicode MS" w:hAnsi="Arial Unicode MS"/>
          <w:rtl w:val="0"/>
        </w:rPr>
        <w:t xml:space="preserve">│ Transfer Learning  │     ❌     │    ✅     │    ✅       │</w:t>
      </w:r>
    </w:p>
    <w:p w:rsidR="00000000" w:rsidDel="00000000" w:rsidP="00000000" w:rsidRDefault="00000000" w:rsidRPr="00000000" w14:paraId="0000077F">
      <w:pPr>
        <w:rPr/>
      </w:pPr>
      <w:r w:rsidDel="00000000" w:rsidR="00000000" w:rsidRPr="00000000">
        <w:rPr>
          <w:rtl w:val="0"/>
        </w:rPr>
        <w:t xml:space="preserve">│ Best Use Case      │  Learning  │  Server   │   Mobile    │</w:t>
      </w:r>
    </w:p>
    <w:p w:rsidR="00000000" w:rsidDel="00000000" w:rsidP="00000000" w:rsidRDefault="00000000" w:rsidRPr="00000000" w14:paraId="00000780">
      <w:pPr>
        <w:rPr/>
      </w:pPr>
      <w:r w:rsidDel="00000000" w:rsidR="00000000" w:rsidRPr="00000000">
        <w:rPr>
          <w:rtl w:val="0"/>
        </w:rPr>
        <w:t xml:space="preserve">└────────────────────┴────────────┴───────────┴──────────────┘</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spacing w:after="240" w:before="240" w:lineRule="auto"/>
        <w:rPr/>
      </w:pPr>
      <w:r w:rsidDel="00000000" w:rsidR="00000000" w:rsidRPr="00000000">
        <w:rPr>
          <w:b w:val="1"/>
          <w:bCs w:val="1"/>
          <w:rtl w:val="0"/>
        </w:rPr>
        <w:t xml:space="preserve">Visual Comparison (Radar Chart):</w:t>
      </w:r>
      <w:r w:rsidDel="00000000" w:rsidR="00000000" w:rsidRPr="00000000">
        <w:rPr>
          <w:rtl w:val="0"/>
        </w:rPr>
        <w:t xml:space="preserve"> Create radar/spider chart with 6 axes:</w:t>
      </w:r>
    </w:p>
    <w:p w:rsidR="00000000" w:rsidDel="00000000" w:rsidP="00000000" w:rsidRDefault="00000000" w:rsidRPr="00000000" w14:paraId="00000783">
      <w:pPr>
        <w:numPr>
          <w:ilvl w:val="0"/>
          <w:numId w:val="84"/>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784">
      <w:pPr>
        <w:numPr>
          <w:ilvl w:val="0"/>
          <w:numId w:val="84"/>
        </w:numPr>
        <w:spacing w:after="0" w:afterAutospacing="0" w:before="0" w:beforeAutospacing="0" w:lineRule="auto"/>
        <w:ind w:left="720" w:hanging="360"/>
      </w:pPr>
      <w:r w:rsidDel="00000000" w:rsidR="00000000" w:rsidRPr="00000000">
        <w:rPr>
          <w:rtl w:val="0"/>
        </w:rPr>
        <w:t xml:space="preserve">Speed</w:t>
      </w:r>
    </w:p>
    <w:p w:rsidR="00000000" w:rsidDel="00000000" w:rsidP="00000000" w:rsidRDefault="00000000" w:rsidRPr="00000000" w14:paraId="00000785">
      <w:pPr>
        <w:numPr>
          <w:ilvl w:val="0"/>
          <w:numId w:val="84"/>
        </w:numPr>
        <w:spacing w:after="0" w:afterAutospacing="0" w:before="0" w:beforeAutospacing="0" w:lineRule="auto"/>
        <w:ind w:left="720" w:hanging="360"/>
      </w:pPr>
      <w:r w:rsidDel="00000000" w:rsidR="00000000" w:rsidRPr="00000000">
        <w:rPr>
          <w:rtl w:val="0"/>
        </w:rPr>
        <w:t xml:space="preserve">Size (inverted)</w:t>
      </w:r>
    </w:p>
    <w:p w:rsidR="00000000" w:rsidDel="00000000" w:rsidP="00000000" w:rsidRDefault="00000000" w:rsidRPr="00000000" w14:paraId="00000786">
      <w:pPr>
        <w:numPr>
          <w:ilvl w:val="0"/>
          <w:numId w:val="84"/>
        </w:numPr>
        <w:spacing w:after="0" w:afterAutospacing="0" w:before="0" w:beforeAutospacing="0" w:lineRule="auto"/>
        <w:ind w:left="720" w:hanging="360"/>
      </w:pPr>
      <w:r w:rsidDel="00000000" w:rsidR="00000000" w:rsidRPr="00000000">
        <w:rPr>
          <w:rtl w:val="0"/>
        </w:rPr>
        <w:t xml:space="preserve">Deployment Ease</w:t>
      </w:r>
    </w:p>
    <w:p w:rsidR="00000000" w:rsidDel="00000000" w:rsidP="00000000" w:rsidRDefault="00000000" w:rsidRPr="00000000" w14:paraId="00000787">
      <w:pPr>
        <w:numPr>
          <w:ilvl w:val="0"/>
          <w:numId w:val="84"/>
        </w:numPr>
        <w:spacing w:after="0" w:afterAutospacing="0" w:before="0" w:beforeAutospacing="0" w:lineRule="auto"/>
        <w:ind w:left="720" w:hanging="360"/>
      </w:pPr>
      <w:r w:rsidDel="00000000" w:rsidR="00000000" w:rsidRPr="00000000">
        <w:rPr>
          <w:rtl w:val="0"/>
        </w:rPr>
        <w:t xml:space="preserve">Training Time (inverted)</w:t>
      </w:r>
    </w:p>
    <w:p w:rsidR="00000000" w:rsidDel="00000000" w:rsidP="00000000" w:rsidRDefault="00000000" w:rsidRPr="00000000" w14:paraId="00000788">
      <w:pPr>
        <w:numPr>
          <w:ilvl w:val="0"/>
          <w:numId w:val="84"/>
        </w:numPr>
        <w:spacing w:after="240" w:before="0" w:beforeAutospacing="0" w:lineRule="auto"/>
        <w:ind w:left="720" w:hanging="360"/>
      </w:pPr>
      <w:r w:rsidDel="00000000" w:rsidR="00000000" w:rsidRPr="00000000">
        <w:rPr>
          <w:rtl w:val="0"/>
        </w:rPr>
        <w:t xml:space="preserve">Resource Efficiency</w:t>
      </w:r>
    </w:p>
    <w:p w:rsidR="00000000" w:rsidDel="00000000" w:rsidP="00000000" w:rsidRDefault="00000000" w:rsidRPr="00000000" w14:paraId="00000789">
      <w:pPr>
        <w:spacing w:after="240" w:before="240" w:lineRule="auto"/>
        <w:rPr>
          <w:b w:val="1"/>
          <w:bCs w:val="1"/>
        </w:rPr>
      </w:pPr>
      <w:r w:rsidDel="00000000" w:rsidR="00000000" w:rsidRPr="00000000">
        <w:rPr>
          <w:b w:val="1"/>
          <w:bCs w:val="1"/>
          <w:rtl w:val="0"/>
        </w:rPr>
        <w:t xml:space="preserve">Recommendation Box:</w:t>
      </w:r>
    </w:p>
    <w:p w:rsidR="00000000" w:rsidDel="00000000" w:rsidP="00000000" w:rsidRDefault="00000000" w:rsidRPr="00000000" w14:paraId="0000078A">
      <w:pPr>
        <w:rPr/>
      </w:pPr>
      <w:r w:rsidDel="00000000" w:rsidR="00000000" w:rsidRPr="00000000">
        <w:rPr>
          <w:rtl w:val="0"/>
        </w:rPr>
        <w:t xml:space="preserve">🎯 WHICH MODEL TO CHOOSE?</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  Server/Cloud → Xception (highest accuracy)</w:t>
      </w:r>
    </w:p>
    <w:p w:rsidR="00000000" w:rsidDel="00000000" w:rsidP="00000000" w:rsidRDefault="00000000" w:rsidRPr="00000000" w14:paraId="0000078D">
      <w:pPr>
        <w:rPr/>
      </w:pPr>
      <w:r w:rsidDel="00000000" w:rsidR="00000000" w:rsidRPr="00000000">
        <w:rPr>
          <w:rtl w:val="0"/>
        </w:rPr>
        <w:t xml:space="preserve">📱  Mobile/Edge → MobileNetV2 (best efficiency)</w:t>
      </w:r>
    </w:p>
    <w:p w:rsidR="00000000" w:rsidDel="00000000" w:rsidP="00000000" w:rsidRDefault="00000000" w:rsidRPr="00000000" w14:paraId="0000078E">
      <w:pPr>
        <w:rPr/>
      </w:pPr>
      <w:r w:rsidDel="00000000" w:rsidR="00000000" w:rsidRPr="00000000">
        <w:rPr>
          <w:rtl w:val="0"/>
        </w:rPr>
        <w:t xml:space="preserve">📚  Learning   → Custom CNN (understand basics)</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Heading3"/>
        <w:keepNext w:val="0"/>
        <w:keepLines w:val="0"/>
        <w:spacing w:before="280" w:lineRule="auto"/>
        <w:rPr>
          <w:b w:val="1"/>
          <w:bCs w:val="1"/>
          <w:color w:val="000000"/>
          <w:sz w:val="26"/>
          <w:szCs w:val="26"/>
        </w:rPr>
      </w:pPr>
      <w:bookmarkStart w:colFirst="0" w:colLast="0" w:name="_hnoc4us3sygk" w:id="54"/>
      <w:bookmarkEnd w:id="54"/>
      <w:r w:rsidDel="00000000" w:rsidR="00000000" w:rsidRPr="00000000">
        <w:rPr>
          <w:b w:val="1"/>
          <w:bCs w:val="1"/>
          <w:color w:val="000000"/>
          <w:sz w:val="26"/>
          <w:szCs w:val="26"/>
          <w:rtl w:val="0"/>
        </w:rPr>
        <w:t xml:space="preserve">SLIDE 12: TRAINING CURVES</w:t>
      </w:r>
    </w:p>
    <w:p w:rsidR="00000000" w:rsidDel="00000000" w:rsidP="00000000" w:rsidRDefault="00000000" w:rsidRPr="00000000" w14:paraId="00000792">
      <w:pPr>
        <w:spacing w:after="240" w:before="240" w:lineRule="auto"/>
        <w:rPr/>
      </w:pPr>
      <w:r w:rsidDel="00000000" w:rsidR="00000000" w:rsidRPr="00000000">
        <w:rPr>
          <w:b w:val="1"/>
          <w:bCs w:val="1"/>
          <w:rtl w:val="0"/>
        </w:rPr>
        <w:t xml:space="preserve">Layout:</w:t>
      </w:r>
      <w:r w:rsidDel="00000000" w:rsidR="00000000" w:rsidRPr="00000000">
        <w:rPr>
          <w:rtl w:val="0"/>
        </w:rPr>
        <w:t xml:space="preserve"> Two large line graphs side by side</w:t>
      </w:r>
    </w:p>
    <w:p w:rsidR="00000000" w:rsidDel="00000000" w:rsidP="00000000" w:rsidRDefault="00000000" w:rsidRPr="00000000" w14:paraId="00000793">
      <w:pPr>
        <w:spacing w:after="240" w:before="240" w:lineRule="auto"/>
        <w:rPr/>
      </w:pPr>
      <w:r w:rsidDel="00000000" w:rsidR="00000000" w:rsidRPr="00000000">
        <w:rPr>
          <w:b w:val="1"/>
          <w:bCs w:val="1"/>
          <w:rtl w:val="0"/>
        </w:rPr>
        <w:t xml:space="preserve">Title:</w:t>
      </w:r>
      <w:r w:rsidDel="00000000" w:rsidR="00000000" w:rsidRPr="00000000">
        <w:rPr>
          <w:rtl w:val="0"/>
        </w:rPr>
        <w:t xml:space="preserve"> Model Training Progress</w:t>
      </w:r>
    </w:p>
    <w:p w:rsidR="00000000" w:rsidDel="00000000" w:rsidP="00000000" w:rsidRDefault="00000000" w:rsidRPr="00000000" w14:paraId="00000794">
      <w:pPr>
        <w:spacing w:after="240" w:before="240" w:lineRule="auto"/>
        <w:rPr>
          <w:b w:val="1"/>
          <w:bCs w:val="1"/>
        </w:rPr>
      </w:pPr>
      <w:r w:rsidDel="00000000" w:rsidR="00000000" w:rsidRPr="00000000">
        <w:rPr>
          <w:b w:val="1"/>
          <w:bCs w:val="1"/>
          <w:rtl w:val="0"/>
        </w:rPr>
        <w:t xml:space="preserve">Left Graph: Accuracy Over Time</w:t>
      </w:r>
    </w:p>
    <w:p w:rsidR="00000000" w:rsidDel="00000000" w:rsidP="00000000" w:rsidRDefault="00000000" w:rsidRPr="00000000" w14:paraId="00000795">
      <w:pPr>
        <w:numPr>
          <w:ilvl w:val="0"/>
          <w:numId w:val="65"/>
        </w:numPr>
        <w:spacing w:after="0" w:afterAutospacing="0" w:before="240" w:lineRule="auto"/>
        <w:ind w:left="720" w:hanging="360"/>
      </w:pPr>
      <w:r w:rsidDel="00000000" w:rsidR="00000000" w:rsidRPr="00000000">
        <w:rPr>
          <w:rtl w:val="0"/>
        </w:rPr>
        <w:t xml:space="preserve">X-axis: Epochs (0-50)</w:t>
      </w:r>
    </w:p>
    <w:p w:rsidR="00000000" w:rsidDel="00000000" w:rsidP="00000000" w:rsidRDefault="00000000" w:rsidRPr="00000000" w14:paraId="00000796">
      <w:pPr>
        <w:numPr>
          <w:ilvl w:val="0"/>
          <w:numId w:val="65"/>
        </w:numPr>
        <w:spacing w:after="0" w:afterAutospacing="0" w:before="0" w:beforeAutospacing="0" w:lineRule="auto"/>
        <w:ind w:left="720" w:hanging="360"/>
      </w:pPr>
      <w:r w:rsidDel="00000000" w:rsidR="00000000" w:rsidRPr="00000000">
        <w:rPr>
          <w:rtl w:val="0"/>
        </w:rPr>
        <w:t xml:space="preserve">Y-axis: Accuracy (0.5-1.0)</w:t>
      </w:r>
    </w:p>
    <w:p w:rsidR="00000000" w:rsidDel="00000000" w:rsidP="00000000" w:rsidRDefault="00000000" w:rsidRPr="00000000" w14:paraId="00000797">
      <w:pPr>
        <w:numPr>
          <w:ilvl w:val="0"/>
          <w:numId w:val="65"/>
        </w:numPr>
        <w:spacing w:after="0" w:afterAutospacing="0" w:before="0" w:beforeAutospacing="0" w:lineRule="auto"/>
        <w:ind w:left="720" w:hanging="360"/>
      </w:pPr>
      <w:r w:rsidDel="00000000" w:rsidR="00000000" w:rsidRPr="00000000">
        <w:rPr>
          <w:rtl w:val="0"/>
        </w:rPr>
        <w:t xml:space="preserve">6 lines total:</w:t>
      </w:r>
    </w:p>
    <w:p w:rsidR="00000000" w:rsidDel="00000000" w:rsidP="00000000" w:rsidRDefault="00000000" w:rsidRPr="00000000" w14:paraId="00000798">
      <w:pPr>
        <w:numPr>
          <w:ilvl w:val="1"/>
          <w:numId w:val="65"/>
        </w:numPr>
        <w:spacing w:after="0" w:afterAutospacing="0" w:before="0" w:beforeAutospacing="0" w:lineRule="auto"/>
        <w:ind w:left="1440" w:hanging="360"/>
      </w:pPr>
      <w:r w:rsidDel="00000000" w:rsidR="00000000" w:rsidRPr="00000000">
        <w:rPr>
          <w:rtl w:val="0"/>
        </w:rPr>
        <w:t xml:space="preserve">Custom CNN Train (solid blue)</w:t>
      </w:r>
    </w:p>
    <w:p w:rsidR="00000000" w:rsidDel="00000000" w:rsidP="00000000" w:rsidRDefault="00000000" w:rsidRPr="00000000" w14:paraId="00000799">
      <w:pPr>
        <w:numPr>
          <w:ilvl w:val="1"/>
          <w:numId w:val="65"/>
        </w:numPr>
        <w:spacing w:after="0" w:afterAutospacing="0" w:before="0" w:beforeAutospacing="0" w:lineRule="auto"/>
        <w:ind w:left="1440" w:hanging="360"/>
      </w:pPr>
      <w:r w:rsidDel="00000000" w:rsidR="00000000" w:rsidRPr="00000000">
        <w:rPr>
          <w:rtl w:val="0"/>
        </w:rPr>
        <w:t xml:space="preserve">Custom CNN Val (dashed blue)</w:t>
      </w:r>
    </w:p>
    <w:p w:rsidR="00000000" w:rsidDel="00000000" w:rsidP="00000000" w:rsidRDefault="00000000" w:rsidRPr="00000000" w14:paraId="0000079A">
      <w:pPr>
        <w:numPr>
          <w:ilvl w:val="1"/>
          <w:numId w:val="65"/>
        </w:numPr>
        <w:spacing w:after="0" w:afterAutospacing="0" w:before="0" w:beforeAutospacing="0" w:lineRule="auto"/>
        <w:ind w:left="1440" w:hanging="360"/>
      </w:pPr>
      <w:r w:rsidDel="00000000" w:rsidR="00000000" w:rsidRPr="00000000">
        <w:rPr>
          <w:rtl w:val="0"/>
        </w:rPr>
        <w:t xml:space="preserve">Xception Train (solid green)</w:t>
      </w:r>
    </w:p>
    <w:p w:rsidR="00000000" w:rsidDel="00000000" w:rsidP="00000000" w:rsidRDefault="00000000" w:rsidRPr="00000000" w14:paraId="0000079B">
      <w:pPr>
        <w:numPr>
          <w:ilvl w:val="1"/>
          <w:numId w:val="65"/>
        </w:numPr>
        <w:spacing w:after="0" w:afterAutospacing="0" w:before="0" w:beforeAutospacing="0" w:lineRule="auto"/>
        <w:ind w:left="1440" w:hanging="360"/>
      </w:pPr>
      <w:r w:rsidDel="00000000" w:rsidR="00000000" w:rsidRPr="00000000">
        <w:rPr>
          <w:rtl w:val="0"/>
        </w:rPr>
        <w:t xml:space="preserve">Xception Val (dashed green)</w:t>
      </w:r>
    </w:p>
    <w:p w:rsidR="00000000" w:rsidDel="00000000" w:rsidP="00000000" w:rsidRDefault="00000000" w:rsidRPr="00000000" w14:paraId="0000079C">
      <w:pPr>
        <w:numPr>
          <w:ilvl w:val="1"/>
          <w:numId w:val="65"/>
        </w:numPr>
        <w:spacing w:after="0" w:afterAutospacing="0" w:before="0" w:beforeAutospacing="0" w:lineRule="auto"/>
        <w:ind w:left="1440" w:hanging="360"/>
      </w:pPr>
      <w:r w:rsidDel="00000000" w:rsidR="00000000" w:rsidRPr="00000000">
        <w:rPr>
          <w:rtl w:val="0"/>
        </w:rPr>
        <w:t xml:space="preserve">MobileNetV2 Train (solid orange)</w:t>
      </w:r>
    </w:p>
    <w:p w:rsidR="00000000" w:rsidDel="00000000" w:rsidP="00000000" w:rsidRDefault="00000000" w:rsidRPr="00000000" w14:paraId="0000079D">
      <w:pPr>
        <w:numPr>
          <w:ilvl w:val="1"/>
          <w:numId w:val="65"/>
        </w:numPr>
        <w:spacing w:after="240" w:before="0" w:beforeAutospacing="0" w:lineRule="auto"/>
        <w:ind w:left="1440" w:hanging="360"/>
      </w:pPr>
      <w:r w:rsidDel="00000000" w:rsidR="00000000" w:rsidRPr="00000000">
        <w:rPr>
          <w:rtl w:val="0"/>
        </w:rPr>
        <w:t xml:space="preserve">MobileNetV2 Val (dashed orange)</w:t>
      </w:r>
    </w:p>
    <w:p w:rsidR="00000000" w:rsidDel="00000000" w:rsidP="00000000" w:rsidRDefault="00000000" w:rsidRPr="00000000" w14:paraId="0000079E">
      <w:pPr>
        <w:spacing w:after="240" w:before="240" w:lineRule="auto"/>
        <w:rPr>
          <w:b w:val="1"/>
          <w:bCs w:val="1"/>
        </w:rPr>
      </w:pPr>
      <w:r w:rsidDel="00000000" w:rsidR="00000000" w:rsidRPr="00000000">
        <w:rPr>
          <w:b w:val="1"/>
          <w:bCs w:val="1"/>
          <w:rtl w:val="0"/>
        </w:rPr>
        <w:t xml:space="preserve">Right Graph: Loss Over Time</w:t>
      </w:r>
    </w:p>
    <w:p w:rsidR="00000000" w:rsidDel="00000000" w:rsidP="00000000" w:rsidRDefault="00000000" w:rsidRPr="00000000" w14:paraId="0000079F">
      <w:pPr>
        <w:numPr>
          <w:ilvl w:val="0"/>
          <w:numId w:val="115"/>
        </w:numPr>
        <w:spacing w:after="0" w:afterAutospacing="0" w:before="240" w:lineRule="auto"/>
        <w:ind w:left="720" w:hanging="360"/>
      </w:pPr>
      <w:r w:rsidDel="00000000" w:rsidR="00000000" w:rsidRPr="00000000">
        <w:rPr>
          <w:rtl w:val="0"/>
        </w:rPr>
        <w:t xml:space="preserve">Same structure as accuracy</w:t>
      </w:r>
    </w:p>
    <w:p w:rsidR="00000000" w:rsidDel="00000000" w:rsidP="00000000" w:rsidRDefault="00000000" w:rsidRPr="00000000" w14:paraId="000007A0">
      <w:pPr>
        <w:numPr>
          <w:ilvl w:val="0"/>
          <w:numId w:val="115"/>
        </w:numPr>
        <w:spacing w:after="240" w:before="0" w:beforeAutospacing="0" w:lineRule="auto"/>
        <w:ind w:left="720" w:hanging="360"/>
      </w:pPr>
      <w:r w:rsidDel="00000000" w:rsidR="00000000" w:rsidRPr="00000000">
        <w:rPr>
          <w:rtl w:val="0"/>
        </w:rPr>
        <w:t xml:space="preserve">Y-axis: Loss (0-2.0)</w:t>
      </w:r>
    </w:p>
    <w:p w:rsidR="00000000" w:rsidDel="00000000" w:rsidP="00000000" w:rsidRDefault="00000000" w:rsidRPr="00000000" w14:paraId="000007A1">
      <w:pPr>
        <w:spacing w:after="240" w:before="240" w:lineRule="auto"/>
        <w:rPr>
          <w:b w:val="1"/>
          <w:bCs w:val="1"/>
        </w:rPr>
      </w:pPr>
      <w:r w:rsidDel="00000000" w:rsidR="00000000" w:rsidRPr="00000000">
        <w:rPr>
          <w:b w:val="1"/>
          <w:bCs w:val="1"/>
          <w:rtl w:val="0"/>
        </w:rPr>
        <w:t xml:space="preserve">Annotations on Graphs:</w:t>
      </w:r>
    </w:p>
    <w:p w:rsidR="00000000" w:rsidDel="00000000" w:rsidP="00000000" w:rsidRDefault="00000000" w:rsidRPr="00000000" w14:paraId="000007A2">
      <w:pPr>
        <w:numPr>
          <w:ilvl w:val="0"/>
          <w:numId w:val="25"/>
        </w:numPr>
        <w:spacing w:after="0" w:afterAutospacing="0" w:before="240" w:lineRule="auto"/>
        <w:ind w:left="720" w:hanging="360"/>
      </w:pPr>
      <w:r w:rsidDel="00000000" w:rsidR="00000000" w:rsidRPr="00000000">
        <w:rPr>
          <w:rtl w:val="0"/>
        </w:rPr>
        <w:t xml:space="preserve">Mark "Overfitting begins" on Custom CNN at epoch 25</w:t>
      </w:r>
    </w:p>
    <w:p w:rsidR="00000000" w:rsidDel="00000000" w:rsidP="00000000" w:rsidRDefault="00000000" w:rsidRPr="00000000" w14:paraId="000007A3">
      <w:pPr>
        <w:numPr>
          <w:ilvl w:val="0"/>
          <w:numId w:val="25"/>
        </w:numPr>
        <w:spacing w:after="0" w:afterAutospacing="0" w:before="0" w:beforeAutospacing="0" w:lineRule="auto"/>
        <w:ind w:left="720" w:hanging="360"/>
      </w:pPr>
      <w:r w:rsidDel="00000000" w:rsidR="00000000" w:rsidRPr="00000000">
        <w:rPr>
          <w:rtl w:val="0"/>
        </w:rPr>
        <w:t xml:space="preserve">Mark "Best validation" points</w:t>
      </w:r>
    </w:p>
    <w:p w:rsidR="00000000" w:rsidDel="00000000" w:rsidP="00000000" w:rsidRDefault="00000000" w:rsidRPr="00000000" w14:paraId="000007A4">
      <w:pPr>
        <w:numPr>
          <w:ilvl w:val="0"/>
          <w:numId w:val="25"/>
        </w:numPr>
        <w:spacing w:after="240" w:before="0" w:beforeAutospacing="0" w:lineRule="auto"/>
        <w:ind w:left="720" w:hanging="360"/>
      </w:pPr>
      <w:r w:rsidDel="00000000" w:rsidR="00000000" w:rsidRPr="00000000">
        <w:rPr>
          <w:rtl w:val="0"/>
        </w:rPr>
        <w:t xml:space="preserve">Add "Convergence" labels</w:t>
      </w:r>
    </w:p>
    <w:p w:rsidR="00000000" w:rsidDel="00000000" w:rsidP="00000000" w:rsidRDefault="00000000" w:rsidRPr="00000000" w14:paraId="000007A5">
      <w:pPr>
        <w:spacing w:after="240" w:before="240" w:lineRule="auto"/>
        <w:rPr>
          <w:b w:val="1"/>
          <w:bCs w:val="1"/>
        </w:rPr>
      </w:pPr>
      <w:r w:rsidDel="00000000" w:rsidR="00000000" w:rsidRPr="00000000">
        <w:rPr>
          <w:b w:val="1"/>
          <w:bCs w:val="1"/>
          <w:rtl w:val="0"/>
        </w:rPr>
        <w:t xml:space="preserve">Key Observations Box:</w:t>
      </w:r>
    </w:p>
    <w:p w:rsidR="00000000" w:rsidDel="00000000" w:rsidP="00000000" w:rsidRDefault="00000000" w:rsidRPr="00000000" w14:paraId="000007A6">
      <w:pPr>
        <w:rPr/>
      </w:pPr>
      <w:r w:rsidDel="00000000" w:rsidR="00000000" w:rsidRPr="00000000">
        <w:rPr>
          <w:rtl w:val="0"/>
        </w:rPr>
        <w:t xml:space="preserve">📊 TRAINING INSIGHTS</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 Xception converges fastest (epoch 15)</w:t>
      </w:r>
    </w:p>
    <w:p w:rsidR="00000000" w:rsidDel="00000000" w:rsidP="00000000" w:rsidRDefault="00000000" w:rsidRPr="00000000" w14:paraId="000007A9">
      <w:pPr>
        <w:rPr/>
      </w:pPr>
      <w:r w:rsidDel="00000000" w:rsidR="00000000" w:rsidRPr="00000000">
        <w:rPr>
          <w:rtl w:val="0"/>
        </w:rPr>
        <w:t xml:space="preserve">• Custom CNN overfits after epoch 25</w:t>
      </w:r>
    </w:p>
    <w:p w:rsidR="00000000" w:rsidDel="00000000" w:rsidP="00000000" w:rsidRDefault="00000000" w:rsidRPr="00000000" w14:paraId="000007AA">
      <w:pPr>
        <w:rPr/>
      </w:pPr>
      <w:r w:rsidDel="00000000" w:rsidR="00000000" w:rsidRPr="00000000">
        <w:rPr>
          <w:rtl w:val="0"/>
        </w:rPr>
        <w:t xml:space="preserve">• MobileNetV2 most stable throughout</w:t>
      </w:r>
    </w:p>
    <w:p w:rsidR="00000000" w:rsidDel="00000000" w:rsidP="00000000" w:rsidRDefault="00000000" w:rsidRPr="00000000" w14:paraId="000007AB">
      <w:pPr>
        <w:rPr/>
      </w:pPr>
      <w:r w:rsidDel="00000000" w:rsidR="00000000" w:rsidRPr="00000000">
        <w:rPr>
          <w:rtl w:val="0"/>
        </w:rPr>
        <w:t xml:space="preserve">• Transfer learning models need fewer epochs</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3"/>
        <w:keepNext w:val="0"/>
        <w:keepLines w:val="0"/>
        <w:spacing w:before="280" w:lineRule="auto"/>
        <w:rPr>
          <w:b w:val="1"/>
          <w:bCs w:val="1"/>
          <w:color w:val="000000"/>
          <w:sz w:val="26"/>
          <w:szCs w:val="26"/>
        </w:rPr>
      </w:pPr>
      <w:bookmarkStart w:colFirst="0" w:colLast="0" w:name="_cjrxgmp6brs6" w:id="55"/>
      <w:bookmarkEnd w:id="55"/>
      <w:r w:rsidDel="00000000" w:rsidR="00000000" w:rsidRPr="00000000">
        <w:rPr>
          <w:b w:val="1"/>
          <w:bCs w:val="1"/>
          <w:color w:val="000000"/>
          <w:sz w:val="26"/>
          <w:szCs w:val="26"/>
          <w:rtl w:val="0"/>
        </w:rPr>
        <w:t xml:space="preserve">SLIDE 13: CLASS-WISE PERFORMANCE</w:t>
      </w:r>
    </w:p>
    <w:p w:rsidR="00000000" w:rsidDel="00000000" w:rsidP="00000000" w:rsidRDefault="00000000" w:rsidRPr="00000000" w14:paraId="000007AF">
      <w:pPr>
        <w:spacing w:after="240" w:before="240" w:lineRule="auto"/>
        <w:rPr/>
      </w:pPr>
      <w:r w:rsidDel="00000000" w:rsidR="00000000" w:rsidRPr="00000000">
        <w:rPr>
          <w:b w:val="1"/>
          <w:bCs w:val="1"/>
          <w:rtl w:val="0"/>
        </w:rPr>
        <w:t xml:space="preserve">Layout:</w:t>
      </w:r>
      <w:r w:rsidDel="00000000" w:rsidR="00000000" w:rsidRPr="00000000">
        <w:rPr>
          <w:rtl w:val="0"/>
        </w:rPr>
        <w:t xml:space="preserve"> Grouped bar chart with table</w:t>
      </w:r>
    </w:p>
    <w:p w:rsidR="00000000" w:rsidDel="00000000" w:rsidP="00000000" w:rsidRDefault="00000000" w:rsidRPr="00000000" w14:paraId="000007B0">
      <w:pPr>
        <w:spacing w:after="240" w:before="240" w:lineRule="auto"/>
        <w:rPr/>
      </w:pPr>
      <w:r w:rsidDel="00000000" w:rsidR="00000000" w:rsidRPr="00000000">
        <w:rPr>
          <w:b w:val="1"/>
          <w:bCs w:val="1"/>
          <w:rtl w:val="0"/>
        </w:rPr>
        <w:t xml:space="preserve">Title:</w:t>
      </w:r>
      <w:r w:rsidDel="00000000" w:rsidR="00000000" w:rsidRPr="00000000">
        <w:rPr>
          <w:rtl w:val="0"/>
        </w:rPr>
        <w:t xml:space="preserve"> Performance Across 12 Categories</w:t>
      </w:r>
    </w:p>
    <w:p w:rsidR="00000000" w:rsidDel="00000000" w:rsidP="00000000" w:rsidRDefault="00000000" w:rsidRPr="00000000" w14:paraId="000007B1">
      <w:pPr>
        <w:spacing w:after="240" w:before="240" w:lineRule="auto"/>
        <w:rPr>
          <w:b w:val="1"/>
          <w:bCs w:val="1"/>
        </w:rPr>
      </w:pPr>
      <w:r w:rsidDel="00000000" w:rsidR="00000000" w:rsidRPr="00000000">
        <w:rPr>
          <w:b w:val="1"/>
          <w:bCs w:val="1"/>
          <w:rtl w:val="0"/>
        </w:rPr>
        <w:t xml:space="preserve">Grouped Bar Chart:</w:t>
      </w:r>
    </w:p>
    <w:p w:rsidR="00000000" w:rsidDel="00000000" w:rsidP="00000000" w:rsidRDefault="00000000" w:rsidRPr="00000000" w14:paraId="000007B2">
      <w:pPr>
        <w:numPr>
          <w:ilvl w:val="0"/>
          <w:numId w:val="118"/>
        </w:numPr>
        <w:spacing w:after="0" w:afterAutospacing="0" w:before="240" w:lineRule="auto"/>
        <w:ind w:left="720" w:hanging="360"/>
      </w:pPr>
      <w:r w:rsidDel="00000000" w:rsidR="00000000" w:rsidRPr="00000000">
        <w:rPr>
          <w:rtl w:val="0"/>
        </w:rPr>
        <w:t xml:space="preserve">X-axis: 12 garbage categories</w:t>
      </w:r>
    </w:p>
    <w:p w:rsidR="00000000" w:rsidDel="00000000" w:rsidP="00000000" w:rsidRDefault="00000000" w:rsidRPr="00000000" w14:paraId="000007B3">
      <w:pPr>
        <w:numPr>
          <w:ilvl w:val="0"/>
          <w:numId w:val="118"/>
        </w:numPr>
        <w:spacing w:after="0" w:afterAutospacing="0" w:before="0" w:beforeAutospacing="0" w:lineRule="auto"/>
        <w:ind w:left="720" w:hanging="360"/>
      </w:pPr>
      <w:r w:rsidDel="00000000" w:rsidR="00000000" w:rsidRPr="00000000">
        <w:rPr>
          <w:rtl w:val="0"/>
        </w:rPr>
        <w:t xml:space="preserve">Y-axis: F1-Score (0-1.0)</w:t>
      </w:r>
    </w:p>
    <w:p w:rsidR="00000000" w:rsidDel="00000000" w:rsidP="00000000" w:rsidRDefault="00000000" w:rsidRPr="00000000" w14:paraId="000007B4">
      <w:pPr>
        <w:numPr>
          <w:ilvl w:val="0"/>
          <w:numId w:val="118"/>
        </w:numPr>
        <w:spacing w:after="0" w:afterAutospacing="0" w:before="0" w:beforeAutospacing="0" w:lineRule="auto"/>
        <w:ind w:left="720" w:hanging="360"/>
      </w:pPr>
      <w:r w:rsidDel="00000000" w:rsidR="00000000" w:rsidRPr="00000000">
        <w:rPr>
          <w:rtl w:val="0"/>
        </w:rPr>
        <w:t xml:space="preserve">3 bars per category (Custom CNN, Xception, MobileNetV2)</w:t>
      </w:r>
    </w:p>
    <w:p w:rsidR="00000000" w:rsidDel="00000000" w:rsidP="00000000" w:rsidRDefault="00000000" w:rsidRPr="00000000" w14:paraId="000007B5">
      <w:pPr>
        <w:numPr>
          <w:ilvl w:val="0"/>
          <w:numId w:val="118"/>
        </w:numPr>
        <w:spacing w:after="240" w:before="0" w:beforeAutospacing="0" w:lineRule="auto"/>
        <w:ind w:left="720" w:hanging="360"/>
      </w:pPr>
      <w:r w:rsidDel="00000000" w:rsidR="00000000" w:rsidRPr="00000000">
        <w:rPr>
          <w:rtl w:val="0"/>
        </w:rPr>
        <w:t xml:space="preserve">Color code consistently</w:t>
      </w:r>
    </w:p>
    <w:p w:rsidR="00000000" w:rsidDel="00000000" w:rsidP="00000000" w:rsidRDefault="00000000" w:rsidRPr="00000000" w14:paraId="000007B6">
      <w:pPr>
        <w:spacing w:after="240" w:before="240" w:lineRule="auto"/>
        <w:rPr>
          <w:b w:val="1"/>
          <w:bCs w:val="1"/>
        </w:rPr>
      </w:pPr>
      <w:r w:rsidDel="00000000" w:rsidR="00000000" w:rsidRPr="00000000">
        <w:rPr>
          <w:b w:val="1"/>
          <w:bCs w:val="1"/>
          <w:rtl w:val="0"/>
        </w:rPr>
        <w:t xml:space="preserve">Performance Table:</w:t>
      </w:r>
    </w:p>
    <w:p w:rsidR="00000000" w:rsidDel="00000000" w:rsidP="00000000" w:rsidRDefault="00000000" w:rsidRPr="00000000" w14:paraId="000007B7">
      <w:pPr>
        <w:rPr/>
      </w:pPr>
      <w:r w:rsidDel="00000000" w:rsidR="00000000" w:rsidRPr="00000000">
        <w:rPr>
          <w:rtl w:val="0"/>
        </w:rPr>
        <w:t xml:space="preserve">┌─────────────┬────────────┬───────────┬──────────────┐</w:t>
      </w:r>
    </w:p>
    <w:p w:rsidR="00000000" w:rsidDel="00000000" w:rsidP="00000000" w:rsidRDefault="00000000" w:rsidRPr="00000000" w14:paraId="000007B8">
      <w:pPr>
        <w:rPr/>
      </w:pPr>
      <w:r w:rsidDel="00000000" w:rsidR="00000000" w:rsidRPr="00000000">
        <w:rPr>
          <w:rtl w:val="0"/>
        </w:rPr>
        <w:t xml:space="preserve">│   Category  │ Custom CNN │ Xception  │ MobileNetV2  │</w:t>
      </w:r>
    </w:p>
    <w:p w:rsidR="00000000" w:rsidDel="00000000" w:rsidP="00000000" w:rsidRDefault="00000000" w:rsidRPr="00000000" w14:paraId="000007B9">
      <w:pPr>
        <w:rPr/>
      </w:pPr>
      <w:r w:rsidDel="00000000" w:rsidR="00000000" w:rsidRPr="00000000">
        <w:rPr>
          <w:rtl w:val="0"/>
        </w:rPr>
        <w:t xml:space="preserve">├─────────────┼────────────┼───────────┼──────────────┤</w:t>
      </w:r>
    </w:p>
    <w:p w:rsidR="00000000" w:rsidDel="00000000" w:rsidP="00000000" w:rsidRDefault="00000000" w:rsidRPr="00000000" w14:paraId="000007BA">
      <w:pPr>
        <w:rPr/>
      </w:pPr>
      <w:r w:rsidDel="00000000" w:rsidR="00000000" w:rsidRPr="00000000">
        <w:rPr>
          <w:rtl w:val="0"/>
        </w:rPr>
        <w:t xml:space="preserve">│ Cardboard   │    0.82    │   0.96    │     0.94     │</w:t>
      </w:r>
    </w:p>
    <w:p w:rsidR="00000000" w:rsidDel="00000000" w:rsidP="00000000" w:rsidRDefault="00000000" w:rsidRPr="00000000" w14:paraId="000007BB">
      <w:pPr>
        <w:rPr/>
      </w:pPr>
      <w:r w:rsidDel="00000000" w:rsidR="00000000" w:rsidRPr="00000000">
        <w:rPr>
          <w:rtl w:val="0"/>
        </w:rPr>
        <w:t xml:space="preserve">│ Metal       │    0.85    │   0.97    │     0.95     │</w:t>
      </w:r>
    </w:p>
    <w:p w:rsidR="00000000" w:rsidDel="00000000" w:rsidP="00000000" w:rsidRDefault="00000000" w:rsidRPr="00000000" w14:paraId="000007BC">
      <w:pPr>
        <w:rPr/>
      </w:pPr>
      <w:r w:rsidDel="00000000" w:rsidR="00000000" w:rsidRPr="00000000">
        <w:rPr>
          <w:rtl w:val="0"/>
        </w:rPr>
        <w:t xml:space="preserve">│ Paper       │    0.81    │   0.96    │     0.94     │</w:t>
      </w:r>
    </w:p>
    <w:p w:rsidR="00000000" w:rsidDel="00000000" w:rsidP="00000000" w:rsidRDefault="00000000" w:rsidRPr="00000000" w14:paraId="000007BD">
      <w:pPr>
        <w:rPr/>
      </w:pPr>
      <w:r w:rsidDel="00000000" w:rsidR="00000000" w:rsidRPr="00000000">
        <w:rPr>
          <w:rtl w:val="0"/>
        </w:rPr>
        <w:t xml:space="preserve">│ Plastic     │    0.79    │   0.94    │     0.92     │</w:t>
      </w:r>
    </w:p>
    <w:p w:rsidR="00000000" w:rsidDel="00000000" w:rsidP="00000000" w:rsidRDefault="00000000" w:rsidRPr="00000000" w14:paraId="000007BE">
      <w:pPr>
        <w:rPr/>
      </w:pPr>
      <w:r w:rsidDel="00000000" w:rsidR="00000000" w:rsidRPr="00000000">
        <w:rPr>
          <w:rtl w:val="0"/>
        </w:rPr>
        <w:t xml:space="preserve">│ Glass (avg) │    0.75    │   0.94    │     0.92     │</w:t>
      </w:r>
    </w:p>
    <w:p w:rsidR="00000000" w:rsidDel="00000000" w:rsidP="00000000" w:rsidRDefault="00000000" w:rsidRPr="00000000" w14:paraId="000007BF">
      <w:pPr>
        <w:rPr/>
      </w:pPr>
      <w:r w:rsidDel="00000000" w:rsidR="00000000" w:rsidRPr="00000000">
        <w:rPr>
          <w:rtl w:val="0"/>
        </w:rPr>
        <w:t xml:space="preserve">│ Biological  │    0.70    │   0.90    │     0.87     │</w:t>
      </w:r>
    </w:p>
    <w:p w:rsidR="00000000" w:rsidDel="00000000" w:rsidP="00000000" w:rsidRDefault="00000000" w:rsidRPr="00000000" w14:paraId="000007C0">
      <w:pPr>
        <w:rPr/>
      </w:pPr>
      <w:r w:rsidDel="00000000" w:rsidR="00000000" w:rsidRPr="00000000">
        <w:rPr>
          <w:rtl w:val="0"/>
        </w:rPr>
        <w:t xml:space="preserve">│ Shoes       │    0.73    │   0.92    │     0.89     │</w:t>
      </w:r>
    </w:p>
    <w:p w:rsidR="00000000" w:rsidDel="00000000" w:rsidP="00000000" w:rsidRDefault="00000000" w:rsidRPr="00000000" w14:paraId="000007C1">
      <w:pPr>
        <w:rPr/>
      </w:pPr>
      <w:r w:rsidDel="00000000" w:rsidR="00000000" w:rsidRPr="00000000">
        <w:rPr>
          <w:rtl w:val="0"/>
        </w:rPr>
        <w:t xml:space="preserv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spacing w:after="240" w:before="240" w:lineRule="auto"/>
        <w:rPr>
          <w:b w:val="1"/>
          <w:bCs w:val="1"/>
        </w:rPr>
      </w:pPr>
      <w:r w:rsidDel="00000000" w:rsidR="00000000" w:rsidRPr="00000000">
        <w:rPr>
          <w:b w:val="1"/>
          <w:bCs w:val="1"/>
          <w:rtl w:val="0"/>
        </w:rPr>
        <w:t xml:space="preserve">Insights Boxes:</w:t>
      </w:r>
    </w:p>
    <w:p w:rsidR="00000000" w:rsidDel="00000000" w:rsidP="00000000" w:rsidRDefault="00000000" w:rsidRPr="00000000" w14:paraId="000007C4">
      <w:pPr>
        <w:spacing w:after="240" w:before="240" w:lineRule="auto"/>
        <w:rPr>
          <w:b w:val="1"/>
          <w:bCs w:val="1"/>
        </w:rPr>
      </w:pPr>
      <w:r w:rsidDel="00000000" w:rsidR="00000000" w:rsidRPr="00000000">
        <w:rPr>
          <w:b w:val="1"/>
          <w:bCs w:val="1"/>
          <w:rtl w:val="0"/>
        </w:rPr>
        <w:t xml:space="preserve">🏆 Best Performing:</w:t>
      </w:r>
    </w:p>
    <w:p w:rsidR="00000000" w:rsidDel="00000000" w:rsidP="00000000" w:rsidRDefault="00000000" w:rsidRPr="00000000" w14:paraId="000007C5">
      <w:pPr>
        <w:numPr>
          <w:ilvl w:val="0"/>
          <w:numId w:val="49"/>
        </w:numPr>
        <w:spacing w:after="0" w:afterAutospacing="0" w:before="240" w:lineRule="auto"/>
        <w:ind w:left="720" w:hanging="360"/>
      </w:pPr>
      <w:r w:rsidDel="00000000" w:rsidR="00000000" w:rsidRPr="00000000">
        <w:rPr>
          <w:rtl w:val="0"/>
        </w:rPr>
        <w:t xml:space="preserve">Metal (distinctive reflective)</w:t>
      </w:r>
    </w:p>
    <w:p w:rsidR="00000000" w:rsidDel="00000000" w:rsidP="00000000" w:rsidRDefault="00000000" w:rsidRPr="00000000" w14:paraId="000007C6">
      <w:pPr>
        <w:numPr>
          <w:ilvl w:val="0"/>
          <w:numId w:val="49"/>
        </w:numPr>
        <w:spacing w:after="0" w:afterAutospacing="0" w:before="0" w:beforeAutospacing="0" w:lineRule="auto"/>
        <w:ind w:left="720" w:hanging="360"/>
      </w:pPr>
      <w:r w:rsidDel="00000000" w:rsidR="00000000" w:rsidRPr="00000000">
        <w:rPr>
          <w:rtl w:val="0"/>
        </w:rPr>
        <w:t xml:space="preserve">Cardboard (consistent texture)</w:t>
      </w:r>
    </w:p>
    <w:p w:rsidR="00000000" w:rsidDel="00000000" w:rsidP="00000000" w:rsidRDefault="00000000" w:rsidRPr="00000000" w14:paraId="000007C7">
      <w:pPr>
        <w:numPr>
          <w:ilvl w:val="0"/>
          <w:numId w:val="49"/>
        </w:numPr>
        <w:spacing w:after="240" w:before="0" w:beforeAutospacing="0" w:lineRule="auto"/>
        <w:ind w:left="720" w:hanging="360"/>
      </w:pPr>
      <w:r w:rsidDel="00000000" w:rsidR="00000000" w:rsidRPr="00000000">
        <w:rPr>
          <w:rtl w:val="0"/>
        </w:rPr>
        <w:t xml:space="preserve">Paper (clear characteristics)</w:t>
      </w:r>
    </w:p>
    <w:p w:rsidR="00000000" w:rsidDel="00000000" w:rsidP="00000000" w:rsidRDefault="00000000" w:rsidRPr="00000000" w14:paraId="000007C8">
      <w:pPr>
        <w:spacing w:after="240" w:before="240" w:lineRule="auto"/>
        <w:rPr>
          <w:b w:val="1"/>
          <w:bCs w:val="1"/>
        </w:rPr>
      </w:pPr>
      <w:r w:rsidDel="00000000" w:rsidR="00000000" w:rsidRPr="00000000">
        <w:rPr>
          <w:b w:val="1"/>
          <w:bCs w:val="1"/>
          <w:rtl w:val="0"/>
        </w:rPr>
        <w:t xml:space="preserve">⚠️ Most Challenging:</w:t>
      </w:r>
    </w:p>
    <w:p w:rsidR="00000000" w:rsidDel="00000000" w:rsidP="00000000" w:rsidRDefault="00000000" w:rsidRPr="00000000" w14:paraId="000007C9">
      <w:pPr>
        <w:numPr>
          <w:ilvl w:val="0"/>
          <w:numId w:val="113"/>
        </w:numPr>
        <w:spacing w:after="0" w:afterAutospacing="0" w:before="240" w:lineRule="auto"/>
        <w:ind w:left="720" w:hanging="360"/>
      </w:pPr>
      <w:r w:rsidDel="00000000" w:rsidR="00000000" w:rsidRPr="00000000">
        <w:rPr>
          <w:rtl w:val="0"/>
        </w:rPr>
        <w:t xml:space="preserve">Biological (high variation)</w:t>
      </w:r>
    </w:p>
    <w:p w:rsidR="00000000" w:rsidDel="00000000" w:rsidP="00000000" w:rsidRDefault="00000000" w:rsidRPr="00000000" w14:paraId="000007CA">
      <w:pPr>
        <w:numPr>
          <w:ilvl w:val="0"/>
          <w:numId w:val="113"/>
        </w:numPr>
        <w:spacing w:after="0" w:afterAutospacing="0" w:before="0" w:beforeAutospacing="0" w:lineRule="auto"/>
        <w:ind w:left="720" w:hanging="360"/>
      </w:pPr>
      <w:r w:rsidDel="00000000" w:rsidR="00000000" w:rsidRPr="00000000">
        <w:rPr>
          <w:rtl w:val="0"/>
        </w:rPr>
        <w:t xml:space="preserve">Shoes (diverse styles)</w:t>
      </w:r>
    </w:p>
    <w:p w:rsidR="00000000" w:rsidDel="00000000" w:rsidP="00000000" w:rsidRDefault="00000000" w:rsidRPr="00000000" w14:paraId="000007CB">
      <w:pPr>
        <w:numPr>
          <w:ilvl w:val="0"/>
          <w:numId w:val="113"/>
        </w:numPr>
        <w:spacing w:after="240" w:before="0" w:beforeAutospacing="0" w:lineRule="auto"/>
        <w:ind w:left="720" w:hanging="360"/>
      </w:pPr>
      <w:r w:rsidDel="00000000" w:rsidR="00000000" w:rsidRPr="00000000">
        <w:rPr>
          <w:rtl w:val="0"/>
        </w:rPr>
        <w:t xml:space="preserve">Glass types (subtle differences)</w:t>
      </w:r>
    </w:p>
    <w:p w:rsidR="00000000" w:rsidDel="00000000" w:rsidP="00000000" w:rsidRDefault="00000000" w:rsidRPr="00000000" w14:paraId="00000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pStyle w:val="Heading3"/>
        <w:keepNext w:val="0"/>
        <w:keepLines w:val="0"/>
        <w:spacing w:before="280" w:lineRule="auto"/>
        <w:rPr>
          <w:b w:val="1"/>
          <w:bCs w:val="1"/>
          <w:color w:val="000000"/>
          <w:sz w:val="26"/>
          <w:szCs w:val="26"/>
        </w:rPr>
      </w:pPr>
      <w:bookmarkStart w:colFirst="0" w:colLast="0" w:name="_84nqvaiau5z" w:id="56"/>
      <w:bookmarkEnd w:id="56"/>
      <w:r w:rsidDel="00000000" w:rsidR="00000000" w:rsidRPr="00000000">
        <w:rPr>
          <w:b w:val="1"/>
          <w:bCs w:val="1"/>
          <w:color w:val="000000"/>
          <w:sz w:val="26"/>
          <w:szCs w:val="26"/>
          <w:rtl w:val="0"/>
        </w:rPr>
        <w:t xml:space="preserve">SLIDE 14: KEY FINDINGS</w:t>
      </w:r>
    </w:p>
    <w:p w:rsidR="00000000" w:rsidDel="00000000" w:rsidP="00000000" w:rsidRDefault="00000000" w:rsidRPr="00000000" w14:paraId="000007CE">
      <w:pPr>
        <w:spacing w:after="240" w:before="240" w:lineRule="auto"/>
        <w:rPr/>
      </w:pPr>
      <w:r w:rsidDel="00000000" w:rsidR="00000000" w:rsidRPr="00000000">
        <w:rPr>
          <w:b w:val="1"/>
          <w:bCs w:val="1"/>
          <w:rtl w:val="0"/>
        </w:rPr>
        <w:t xml:space="preserve">Layout:</w:t>
      </w:r>
      <w:r w:rsidDel="00000000" w:rsidR="00000000" w:rsidRPr="00000000">
        <w:rPr>
          <w:rtl w:val="0"/>
        </w:rPr>
        <w:t xml:space="preserve"> 4 quadrant layout</w:t>
      </w:r>
    </w:p>
    <w:p w:rsidR="00000000" w:rsidDel="00000000" w:rsidP="00000000" w:rsidRDefault="00000000" w:rsidRPr="00000000" w14:paraId="000007CF">
      <w:pPr>
        <w:spacing w:after="240" w:before="240" w:lineRule="auto"/>
        <w:rPr/>
      </w:pPr>
      <w:r w:rsidDel="00000000" w:rsidR="00000000" w:rsidRPr="00000000">
        <w:rPr>
          <w:b w:val="1"/>
          <w:bCs w:val="1"/>
          <w:rtl w:val="0"/>
        </w:rPr>
        <w:t xml:space="preserve">Title:</w:t>
      </w:r>
      <w:r w:rsidDel="00000000" w:rsidR="00000000" w:rsidRPr="00000000">
        <w:rPr>
          <w:rtl w:val="0"/>
        </w:rPr>
        <w:t xml:space="preserve"> What We Discovered</w:t>
      </w:r>
    </w:p>
    <w:p w:rsidR="00000000" w:rsidDel="00000000" w:rsidP="00000000" w:rsidRDefault="00000000" w:rsidRPr="00000000" w14:paraId="000007D0">
      <w:pPr>
        <w:spacing w:after="240" w:before="240" w:lineRule="auto"/>
        <w:rPr>
          <w:b w:val="1"/>
          <w:bCs w:val="1"/>
        </w:rPr>
      </w:pPr>
      <w:r w:rsidDel="00000000" w:rsidR="00000000" w:rsidRPr="00000000">
        <w:rPr>
          <w:b w:val="1"/>
          <w:bCs w:val="1"/>
          <w:rtl w:val="0"/>
        </w:rPr>
        <w:t xml:space="preserve">Quadrant 1 (Top Left):</w:t>
      </w:r>
      <w:r w:rsidDel="00000000" w:rsidR="00000000" w:rsidRPr="00000000">
        <w:rPr>
          <w:rtl w:val="0"/>
        </w:rPr>
        <w:t xml:space="preserve"> </w:t>
      </w:r>
      <w:r w:rsidDel="00000000" w:rsidR="00000000" w:rsidRPr="00000000">
        <w:rPr>
          <w:b w:val="1"/>
          <w:bCs w:val="1"/>
          <w:rtl w:val="0"/>
        </w:rPr>
        <w:t xml:space="preserve">🎓 Transfer Learning Power</w:t>
      </w:r>
    </w:p>
    <w:p w:rsidR="00000000" w:rsidDel="00000000" w:rsidP="00000000" w:rsidRDefault="00000000" w:rsidRPr="00000000" w14:paraId="000007D1">
      <w:pPr>
        <w:numPr>
          <w:ilvl w:val="0"/>
          <w:numId w:val="39"/>
        </w:numPr>
        <w:spacing w:after="0" w:afterAutospacing="0" w:before="240" w:lineRule="auto"/>
        <w:ind w:left="720" w:hanging="360"/>
      </w:pPr>
      <w:r w:rsidDel="00000000" w:rsidR="00000000" w:rsidRPr="00000000">
        <w:rPr>
          <w:rtl w:val="0"/>
        </w:rPr>
        <w:t xml:space="preserve">+16.2% accuracy boost</w:t>
      </w:r>
    </w:p>
    <w:p w:rsidR="00000000" w:rsidDel="00000000" w:rsidP="00000000" w:rsidRDefault="00000000" w:rsidRPr="00000000" w14:paraId="000007D2">
      <w:pPr>
        <w:numPr>
          <w:ilvl w:val="0"/>
          <w:numId w:val="39"/>
        </w:numPr>
        <w:spacing w:after="0" w:afterAutospacing="0" w:before="0" w:beforeAutospacing="0" w:lineRule="auto"/>
        <w:ind w:left="720" w:hanging="360"/>
      </w:pPr>
      <w:r w:rsidDel="00000000" w:rsidR="00000000" w:rsidRPr="00000000">
        <w:rPr>
          <w:rtl w:val="0"/>
        </w:rPr>
        <w:t xml:space="preserve">Reduces training time by 40%</w:t>
      </w:r>
    </w:p>
    <w:p w:rsidR="00000000" w:rsidDel="00000000" w:rsidP="00000000" w:rsidRDefault="00000000" w:rsidRPr="00000000" w14:paraId="000007D3">
      <w:pPr>
        <w:numPr>
          <w:ilvl w:val="0"/>
          <w:numId w:val="39"/>
        </w:numPr>
        <w:spacing w:after="0" w:afterAutospacing="0" w:before="0" w:beforeAutospacing="0" w:lineRule="auto"/>
        <w:ind w:left="720" w:hanging="360"/>
      </w:pPr>
      <w:r w:rsidDel="00000000" w:rsidR="00000000" w:rsidRPr="00000000">
        <w:rPr>
          <w:rtl w:val="0"/>
        </w:rPr>
        <w:t xml:space="preserve">Requires 70% less data</w:t>
      </w:r>
    </w:p>
    <w:p w:rsidR="00000000" w:rsidDel="00000000" w:rsidP="00000000" w:rsidRDefault="00000000" w:rsidRPr="00000000" w14:paraId="000007D4">
      <w:pPr>
        <w:numPr>
          <w:ilvl w:val="0"/>
          <w:numId w:val="39"/>
        </w:numPr>
        <w:spacing w:after="240" w:before="0" w:beforeAutospacing="0" w:lineRule="auto"/>
        <w:ind w:left="720" w:hanging="360"/>
      </w:pPr>
      <w:r w:rsidDel="00000000" w:rsidR="00000000" w:rsidRPr="00000000">
        <w:rPr>
          <w:rtl w:val="0"/>
        </w:rPr>
        <w:t xml:space="preserve">Pre-trained features transfer well</w:t>
      </w:r>
    </w:p>
    <w:p w:rsidR="00000000" w:rsidDel="00000000" w:rsidP="00000000" w:rsidRDefault="00000000" w:rsidRPr="00000000" w14:paraId="000007D5">
      <w:pPr>
        <w:spacing w:after="240" w:before="240" w:lineRule="auto"/>
        <w:rPr>
          <w:b w:val="1"/>
          <w:bCs w:val="1"/>
        </w:rPr>
      </w:pPr>
      <w:r w:rsidDel="00000000" w:rsidR="00000000" w:rsidRPr="00000000">
        <w:rPr>
          <w:b w:val="1"/>
          <w:bCs w:val="1"/>
          <w:rtl w:val="0"/>
        </w:rPr>
        <w:t xml:space="preserve">Quadrant 2 (Top Right):</w:t>
      </w:r>
      <w:r w:rsidDel="00000000" w:rsidR="00000000" w:rsidRPr="00000000">
        <w:rPr>
          <w:rtl w:val="0"/>
        </w:rPr>
        <w:t xml:space="preserve"> </w:t>
      </w:r>
      <w:r w:rsidDel="00000000" w:rsidR="00000000" w:rsidRPr="00000000">
        <w:rPr>
          <w:b w:val="1"/>
          <w:bCs w:val="1"/>
          <w:rtl w:val="0"/>
        </w:rPr>
        <w:t xml:space="preserve">🏗️ Architecture Impact</w:t>
      </w:r>
    </w:p>
    <w:p w:rsidR="00000000" w:rsidDel="00000000" w:rsidP="00000000" w:rsidRDefault="00000000" w:rsidRPr="00000000" w14:paraId="000007D6">
      <w:pPr>
        <w:numPr>
          <w:ilvl w:val="0"/>
          <w:numId w:val="90"/>
        </w:numPr>
        <w:spacing w:after="0" w:afterAutospacing="0" w:before="240" w:lineRule="auto"/>
        <w:ind w:left="720" w:hanging="360"/>
      </w:pPr>
      <w:r w:rsidDel="00000000" w:rsidR="00000000" w:rsidRPr="00000000">
        <w:rPr>
          <w:rtl w:val="0"/>
        </w:rPr>
        <w:t xml:space="preserve">Modern designs more efficient</w:t>
      </w:r>
    </w:p>
    <w:p w:rsidR="00000000" w:rsidDel="00000000" w:rsidP="00000000" w:rsidRDefault="00000000" w:rsidRPr="00000000" w14:paraId="000007D7">
      <w:pPr>
        <w:numPr>
          <w:ilvl w:val="0"/>
          <w:numId w:val="90"/>
        </w:numPr>
        <w:spacing w:after="0" w:afterAutospacing="0" w:before="0" w:beforeAutospacing="0" w:lineRule="auto"/>
        <w:ind w:left="720" w:hanging="360"/>
      </w:pPr>
      <w:r w:rsidDel="00000000" w:rsidR="00000000" w:rsidRPr="00000000">
        <w:rPr>
          <w:rtl w:val="0"/>
        </w:rPr>
        <w:t xml:space="preserve">Depthwise separable conv crucial</w:t>
      </w:r>
    </w:p>
    <w:p w:rsidR="00000000" w:rsidDel="00000000" w:rsidP="00000000" w:rsidRDefault="00000000" w:rsidRPr="00000000" w14:paraId="000007D8">
      <w:pPr>
        <w:numPr>
          <w:ilvl w:val="0"/>
          <w:numId w:val="90"/>
        </w:numPr>
        <w:spacing w:after="0" w:afterAutospacing="0" w:before="0" w:beforeAutospacing="0" w:lineRule="auto"/>
        <w:ind w:left="720" w:hanging="360"/>
      </w:pPr>
      <w:r w:rsidDel="00000000" w:rsidR="00000000" w:rsidRPr="00000000">
        <w:rPr>
          <w:rtl w:val="0"/>
        </w:rPr>
        <w:t xml:space="preserve">Residual connections help</w:t>
      </w:r>
    </w:p>
    <w:p w:rsidR="00000000" w:rsidDel="00000000" w:rsidP="00000000" w:rsidRDefault="00000000" w:rsidRPr="00000000" w14:paraId="000007D9">
      <w:pPr>
        <w:numPr>
          <w:ilvl w:val="0"/>
          <w:numId w:val="90"/>
        </w:numPr>
        <w:spacing w:after="240" w:before="0" w:beforeAutospacing="0" w:lineRule="auto"/>
        <w:ind w:left="720" w:hanging="360"/>
      </w:pPr>
      <w:r w:rsidDel="00000000" w:rsidR="00000000" w:rsidRPr="00000000">
        <w:rPr>
          <w:rtl w:val="0"/>
        </w:rPr>
        <w:t xml:space="preserve">Batch normalization essential</w:t>
      </w:r>
    </w:p>
    <w:p w:rsidR="00000000" w:rsidDel="00000000" w:rsidP="00000000" w:rsidRDefault="00000000" w:rsidRPr="00000000" w14:paraId="000007DA">
      <w:pPr>
        <w:spacing w:after="240" w:before="240" w:lineRule="auto"/>
        <w:rPr>
          <w:b w:val="1"/>
          <w:bCs w:val="1"/>
        </w:rPr>
      </w:pPr>
      <w:r w:rsidDel="00000000" w:rsidR="00000000" w:rsidRPr="00000000">
        <w:rPr>
          <w:b w:val="1"/>
          <w:bCs w:val="1"/>
          <w:rtl w:val="0"/>
        </w:rPr>
        <w:t xml:space="preserve">Quadrant 3 (Bottom Left):</w:t>
      </w:r>
      <w:r w:rsidDel="00000000" w:rsidR="00000000" w:rsidRPr="00000000">
        <w:rPr>
          <w:rtl w:val="0"/>
        </w:rPr>
        <w:t xml:space="preserve"> </w:t>
      </w:r>
      <w:r w:rsidDel="00000000" w:rsidR="00000000" w:rsidRPr="00000000">
        <w:rPr>
          <w:b w:val="1"/>
          <w:bCs w:val="1"/>
          <w:rtl w:val="0"/>
        </w:rPr>
        <w:t xml:space="preserve">🔄 Data Augmentation Value</w:t>
      </w:r>
    </w:p>
    <w:p w:rsidR="00000000" w:rsidDel="00000000" w:rsidP="00000000" w:rsidRDefault="00000000" w:rsidRPr="00000000" w14:paraId="000007DB">
      <w:pPr>
        <w:numPr>
          <w:ilvl w:val="0"/>
          <w:numId w:val="34"/>
        </w:numPr>
        <w:spacing w:after="0" w:afterAutospacing="0" w:before="240" w:lineRule="auto"/>
        <w:ind w:left="720" w:hanging="360"/>
      </w:pPr>
      <w:r w:rsidDel="00000000" w:rsidR="00000000" w:rsidRPr="00000000">
        <w:rPr>
          <w:rtl w:val="0"/>
        </w:rPr>
        <w:t xml:space="preserve">Critical for generalization</w:t>
      </w:r>
    </w:p>
    <w:p w:rsidR="00000000" w:rsidDel="00000000" w:rsidP="00000000" w:rsidRDefault="00000000" w:rsidRPr="00000000" w14:paraId="000007DC">
      <w:pPr>
        <w:numPr>
          <w:ilvl w:val="0"/>
          <w:numId w:val="34"/>
        </w:numPr>
        <w:spacing w:after="0" w:afterAutospacing="0" w:before="0" w:beforeAutospacing="0" w:lineRule="auto"/>
        <w:ind w:left="720" w:hanging="360"/>
      </w:pPr>
      <w:r w:rsidDel="00000000" w:rsidR="00000000" w:rsidRPr="00000000">
        <w:rPr>
          <w:rtl w:val="0"/>
        </w:rPr>
        <w:t xml:space="preserve">Handles real-world variations</w:t>
      </w:r>
    </w:p>
    <w:p w:rsidR="00000000" w:rsidDel="00000000" w:rsidP="00000000" w:rsidRDefault="00000000" w:rsidRPr="00000000" w14:paraId="000007DD">
      <w:pPr>
        <w:numPr>
          <w:ilvl w:val="0"/>
          <w:numId w:val="34"/>
        </w:numPr>
        <w:spacing w:after="0" w:afterAutospacing="0" w:before="0" w:beforeAutospacing="0" w:lineRule="auto"/>
        <w:ind w:left="720" w:hanging="360"/>
      </w:pPr>
      <w:r w:rsidDel="00000000" w:rsidR="00000000" w:rsidRPr="00000000">
        <w:rPr>
          <w:rtl w:val="0"/>
        </w:rPr>
        <w:t xml:space="preserve">Prevents overfitting</w:t>
      </w:r>
    </w:p>
    <w:p w:rsidR="00000000" w:rsidDel="00000000" w:rsidP="00000000" w:rsidRDefault="00000000" w:rsidRPr="00000000" w14:paraId="000007DE">
      <w:pPr>
        <w:numPr>
          <w:ilvl w:val="0"/>
          <w:numId w:val="34"/>
        </w:numPr>
        <w:spacing w:after="240" w:before="0" w:beforeAutospacing="0" w:lineRule="auto"/>
        <w:ind w:left="720" w:hanging="360"/>
      </w:pPr>
      <w:r w:rsidDel="00000000" w:rsidR="00000000" w:rsidRPr="00000000">
        <w:rPr>
          <w:rtl w:val="0"/>
        </w:rPr>
        <w:t xml:space="preserve">13-16% performance gain</w:t>
      </w:r>
    </w:p>
    <w:p w:rsidR="00000000" w:rsidDel="00000000" w:rsidP="00000000" w:rsidRDefault="00000000" w:rsidRPr="00000000" w14:paraId="000007DF">
      <w:pPr>
        <w:spacing w:after="240" w:before="240" w:lineRule="auto"/>
        <w:rPr>
          <w:b w:val="1"/>
          <w:bCs w:val="1"/>
        </w:rPr>
      </w:pPr>
      <w:r w:rsidDel="00000000" w:rsidR="00000000" w:rsidRPr="00000000">
        <w:rPr>
          <w:b w:val="1"/>
          <w:bCs w:val="1"/>
          <w:rtl w:val="0"/>
        </w:rPr>
        <w:t xml:space="preserve">Quadrant 4 (Bottom Right):</w:t>
      </w:r>
      <w:r w:rsidDel="00000000" w:rsidR="00000000" w:rsidRPr="00000000">
        <w:rPr>
          <w:rtl w:val="0"/>
        </w:rPr>
        <w:t xml:space="preserve"> </w:t>
      </w:r>
      <w:r w:rsidDel="00000000" w:rsidR="00000000" w:rsidRPr="00000000">
        <w:rPr>
          <w:b w:val="1"/>
          <w:bCs w:val="1"/>
          <w:rtl w:val="0"/>
        </w:rPr>
        <w:t xml:space="preserve">⚖️ Trade-offs Matter</w:t>
      </w:r>
    </w:p>
    <w:p w:rsidR="00000000" w:rsidDel="00000000" w:rsidP="00000000" w:rsidRDefault="00000000" w:rsidRPr="00000000" w14:paraId="000007E0">
      <w:pPr>
        <w:numPr>
          <w:ilvl w:val="0"/>
          <w:numId w:val="67"/>
        </w:numPr>
        <w:spacing w:after="0" w:afterAutospacing="0" w:before="240" w:lineRule="auto"/>
        <w:ind w:left="720" w:hanging="360"/>
      </w:pPr>
      <w:r w:rsidDel="00000000" w:rsidR="00000000" w:rsidRPr="00000000">
        <w:rPr>
          <w:rtl w:val="0"/>
        </w:rPr>
        <w:t xml:space="preserve">Accuracy vs Speed</w:t>
      </w:r>
    </w:p>
    <w:p w:rsidR="00000000" w:rsidDel="00000000" w:rsidP="00000000" w:rsidRDefault="00000000" w:rsidRPr="00000000" w14:paraId="000007E1">
      <w:pPr>
        <w:numPr>
          <w:ilvl w:val="0"/>
          <w:numId w:val="67"/>
        </w:numPr>
        <w:spacing w:after="0" w:afterAutospacing="0" w:before="0" w:beforeAutospacing="0" w:lineRule="auto"/>
        <w:ind w:left="720" w:hanging="360"/>
      </w:pPr>
      <w:r w:rsidDel="00000000" w:rsidR="00000000" w:rsidRPr="00000000">
        <w:rPr>
          <w:rtl w:val="0"/>
        </w:rPr>
        <w:t xml:space="preserve">Size vs Performance</w:t>
      </w:r>
    </w:p>
    <w:p w:rsidR="00000000" w:rsidDel="00000000" w:rsidP="00000000" w:rsidRDefault="00000000" w:rsidRPr="00000000" w14:paraId="000007E2">
      <w:pPr>
        <w:numPr>
          <w:ilvl w:val="0"/>
          <w:numId w:val="67"/>
        </w:numPr>
        <w:spacing w:after="0" w:afterAutospacing="0" w:before="0" w:beforeAutospacing="0" w:lineRule="auto"/>
        <w:ind w:left="720" w:hanging="360"/>
      </w:pPr>
      <w:r w:rsidDel="00000000" w:rsidR="00000000" w:rsidRPr="00000000">
        <w:rPr>
          <w:rtl w:val="0"/>
        </w:rPr>
        <w:t xml:space="preserve">Cost vs Benefit</w:t>
      </w:r>
    </w:p>
    <w:p w:rsidR="00000000" w:rsidDel="00000000" w:rsidP="00000000" w:rsidRDefault="00000000" w:rsidRPr="00000000" w14:paraId="000007E3">
      <w:pPr>
        <w:numPr>
          <w:ilvl w:val="0"/>
          <w:numId w:val="67"/>
        </w:numPr>
        <w:spacing w:after="240" w:before="0" w:beforeAutospacing="0" w:lineRule="auto"/>
        <w:ind w:left="720" w:hanging="360"/>
      </w:pPr>
      <w:r w:rsidDel="00000000" w:rsidR="00000000" w:rsidRPr="00000000">
        <w:rPr>
          <w:rtl w:val="0"/>
        </w:rPr>
        <w:t xml:space="preserve">Choose based on use case</w:t>
      </w:r>
    </w:p>
    <w:p w:rsidR="00000000" w:rsidDel="00000000" w:rsidP="00000000" w:rsidRDefault="00000000" w:rsidRPr="00000000" w14:paraId="000007E4">
      <w:pPr>
        <w:spacing w:after="240" w:before="240" w:lineRule="auto"/>
        <w:rPr>
          <w:b w:val="1"/>
          <w:bCs w:val="1"/>
        </w:rPr>
      </w:pPr>
      <w:r w:rsidDel="00000000" w:rsidR="00000000" w:rsidRPr="00000000">
        <w:rPr>
          <w:b w:val="1"/>
          <w:bCs w:val="1"/>
          <w:rtl w:val="0"/>
        </w:rPr>
        <w:t xml:space="preserve">Canva Tips:</w:t>
      </w:r>
    </w:p>
    <w:p w:rsidR="00000000" w:rsidDel="00000000" w:rsidP="00000000" w:rsidRDefault="00000000" w:rsidRPr="00000000" w14:paraId="000007E5">
      <w:pPr>
        <w:numPr>
          <w:ilvl w:val="0"/>
          <w:numId w:val="43"/>
        </w:numPr>
        <w:spacing w:after="0" w:afterAutospacing="0" w:before="240" w:lineRule="auto"/>
        <w:ind w:left="720" w:hanging="360"/>
      </w:pPr>
      <w:r w:rsidDel="00000000" w:rsidR="00000000" w:rsidRPr="00000000">
        <w:rPr>
          <w:rtl w:val="0"/>
        </w:rPr>
        <w:t xml:space="preserve">Use colored backgrounds for each quadrant</w:t>
      </w:r>
    </w:p>
    <w:p w:rsidR="00000000" w:rsidDel="00000000" w:rsidP="00000000" w:rsidRDefault="00000000" w:rsidRPr="00000000" w14:paraId="000007E6">
      <w:pPr>
        <w:numPr>
          <w:ilvl w:val="0"/>
          <w:numId w:val="43"/>
        </w:numPr>
        <w:spacing w:after="0" w:afterAutospacing="0" w:before="0" w:beforeAutospacing="0" w:lineRule="auto"/>
        <w:ind w:left="720" w:hanging="360"/>
      </w:pPr>
      <w:r w:rsidDel="00000000" w:rsidR="00000000" w:rsidRPr="00000000">
        <w:rPr>
          <w:rtl w:val="0"/>
        </w:rPr>
        <w:t xml:space="preserve">Add large emoji/icon at top of each</w:t>
      </w:r>
    </w:p>
    <w:p w:rsidR="00000000" w:rsidDel="00000000" w:rsidP="00000000" w:rsidRDefault="00000000" w:rsidRPr="00000000" w14:paraId="000007E7">
      <w:pPr>
        <w:numPr>
          <w:ilvl w:val="0"/>
          <w:numId w:val="43"/>
        </w:numPr>
        <w:spacing w:after="240" w:before="0" w:beforeAutospacing="0" w:lineRule="auto"/>
        <w:ind w:left="720" w:hanging="360"/>
      </w:pPr>
      <w:r w:rsidDel="00000000" w:rsidR="00000000" w:rsidRPr="00000000">
        <w:rPr>
          <w:rtl w:val="0"/>
        </w:rPr>
        <w:t xml:space="preserve">Keep bullet points concise</w:t>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3"/>
        <w:keepNext w:val="0"/>
        <w:keepLines w:val="0"/>
        <w:spacing w:before="280" w:lineRule="auto"/>
        <w:rPr>
          <w:b w:val="1"/>
          <w:bCs w:val="1"/>
          <w:color w:val="000000"/>
          <w:sz w:val="26"/>
          <w:szCs w:val="26"/>
        </w:rPr>
      </w:pPr>
      <w:bookmarkStart w:colFirst="0" w:colLast="0" w:name="_femiq683e9w" w:id="57"/>
      <w:bookmarkEnd w:id="57"/>
      <w:r w:rsidDel="00000000" w:rsidR="00000000" w:rsidRPr="00000000">
        <w:rPr>
          <w:b w:val="1"/>
          <w:bCs w:val="1"/>
          <w:color w:val="000000"/>
          <w:sz w:val="26"/>
          <w:szCs w:val="26"/>
          <w:rtl w:val="0"/>
        </w:rPr>
        <w:t xml:space="preserve">SLIDE 15: APPLICATIONS</w:t>
      </w:r>
    </w:p>
    <w:p w:rsidR="00000000" w:rsidDel="00000000" w:rsidP="00000000" w:rsidRDefault="00000000" w:rsidRPr="00000000" w14:paraId="000007EA">
      <w:pPr>
        <w:spacing w:after="240" w:before="240" w:lineRule="auto"/>
        <w:rPr/>
      </w:pPr>
      <w:r w:rsidDel="00000000" w:rsidR="00000000" w:rsidRPr="00000000">
        <w:rPr>
          <w:b w:val="1"/>
          <w:bCs w:val="1"/>
          <w:rtl w:val="0"/>
        </w:rPr>
        <w:t xml:space="preserve">Layout:</w:t>
      </w:r>
      <w:r w:rsidDel="00000000" w:rsidR="00000000" w:rsidRPr="00000000">
        <w:rPr>
          <w:rtl w:val="0"/>
        </w:rPr>
        <w:t xml:space="preserve"> 4 application cards</w:t>
      </w:r>
    </w:p>
    <w:p w:rsidR="00000000" w:rsidDel="00000000" w:rsidP="00000000" w:rsidRDefault="00000000" w:rsidRPr="00000000" w14:paraId="000007EB">
      <w:pPr>
        <w:spacing w:after="240" w:before="240" w:lineRule="auto"/>
        <w:rPr/>
      </w:pPr>
      <w:r w:rsidDel="00000000" w:rsidR="00000000" w:rsidRPr="00000000">
        <w:rPr>
          <w:b w:val="1"/>
          <w:bCs w:val="1"/>
          <w:rtl w:val="0"/>
        </w:rPr>
        <w:t xml:space="preserve">Title:</w:t>
      </w:r>
      <w:r w:rsidDel="00000000" w:rsidR="00000000" w:rsidRPr="00000000">
        <w:rPr>
          <w:rtl w:val="0"/>
        </w:rPr>
        <w:t xml:space="preserve"> Real-World Deployment Scenarios</w:t>
      </w:r>
    </w:p>
    <w:p w:rsidR="00000000" w:rsidDel="00000000" w:rsidP="00000000" w:rsidRDefault="00000000" w:rsidRPr="00000000" w14:paraId="000007EC">
      <w:pPr>
        <w:spacing w:after="240" w:before="240" w:lineRule="auto"/>
        <w:rPr>
          <w:b w:val="1"/>
          <w:bCs w:val="1"/>
        </w:rPr>
      </w:pPr>
      <w:r w:rsidDel="00000000" w:rsidR="00000000" w:rsidRPr="00000000">
        <w:rPr>
          <w:b w:val="1"/>
          <w:bCs w:val="1"/>
          <w:rtl w:val="0"/>
        </w:rPr>
        <w:t xml:space="preserve">Card 1: Industrial Recycling</w:t>
      </w:r>
    </w:p>
    <w:p w:rsidR="00000000" w:rsidDel="00000000" w:rsidP="00000000" w:rsidRDefault="00000000" w:rsidRPr="00000000" w14:paraId="000007ED">
      <w:pPr>
        <w:rPr/>
      </w:pPr>
      <w:r w:rsidDel="00000000" w:rsidR="00000000" w:rsidRPr="00000000">
        <w:rPr>
          <w:rtl w:val="0"/>
        </w:rPr>
        <w:t xml:space="preserve">🏭 RECYCLING PLANTS</w:t>
      </w:r>
    </w:p>
    <w:p w:rsidR="00000000" w:rsidDel="00000000" w:rsidP="00000000" w:rsidRDefault="00000000" w:rsidRPr="00000000" w14:paraId="000007EE">
      <w:pPr>
        <w:rPr/>
      </w:pPr>
      <w:r w:rsidDel="00000000" w:rsidR="00000000" w:rsidRPr="00000000">
        <w:rPr>
          <w:rtl w:val="0"/>
        </w:rPr>
        <w:t xml:space="preserve">Model: Xception</w:t>
      </w:r>
    </w:p>
    <w:p w:rsidR="00000000" w:rsidDel="00000000" w:rsidP="00000000" w:rsidRDefault="00000000" w:rsidRPr="00000000" w14:paraId="000007EF">
      <w:pPr>
        <w:rPr/>
      </w:pPr>
      <w:r w:rsidDel="00000000" w:rsidR="00000000" w:rsidRPr="00000000">
        <w:rPr>
          <w:rtl w:val="0"/>
        </w:rPr>
        <w:t xml:space="preserve">Speed: High-throughput</w:t>
      </w:r>
    </w:p>
    <w:p w:rsidR="00000000" w:rsidDel="00000000" w:rsidP="00000000" w:rsidRDefault="00000000" w:rsidRPr="00000000" w14:paraId="000007F0">
      <w:pPr>
        <w:rPr/>
      </w:pPr>
      <w:r w:rsidDel="00000000" w:rsidR="00000000" w:rsidRPr="00000000">
        <w:rPr>
          <w:rtl w:val="0"/>
        </w:rPr>
        <w:t xml:space="preserve">Accuracy: Maximum (94.7%)</w:t>
      </w:r>
    </w:p>
    <w:p w:rsidR="00000000" w:rsidDel="00000000" w:rsidP="00000000" w:rsidRDefault="00000000" w:rsidRPr="00000000" w14:paraId="000007F1">
      <w:pPr>
        <w:rPr/>
      </w:pPr>
      <w:r w:rsidDel="00000000" w:rsidR="00000000" w:rsidRPr="00000000">
        <w:rPr>
          <w:rtl w:val="0"/>
        </w:rPr>
        <w:t xml:space="preserve">Impact: Process 100+ tons/day</w:t>
      </w:r>
    </w:p>
    <w:p w:rsidR="00000000" w:rsidDel="00000000" w:rsidP="00000000" w:rsidRDefault="00000000" w:rsidRPr="00000000" w14:paraId="000007F2">
      <w:pPr>
        <w:rPr/>
      </w:pPr>
      <w:r w:rsidDel="00000000" w:rsidR="00000000" w:rsidRPr="00000000">
        <w:rPr>
          <w:rtl w:val="0"/>
        </w:rPr>
        <w:t xml:space="preserve">Cost Savings: 60% labor reduction</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spacing w:after="240" w:before="240" w:lineRule="auto"/>
        <w:rPr/>
      </w:pPr>
      <w:r w:rsidDel="00000000" w:rsidR="00000000" w:rsidRPr="00000000">
        <w:rPr>
          <w:rtl w:val="0"/>
        </w:rPr>
        <w:t xml:space="preserve">[Add image: Conveyor belt sorting]</w:t>
      </w:r>
    </w:p>
    <w:p w:rsidR="00000000" w:rsidDel="00000000" w:rsidP="00000000" w:rsidRDefault="00000000" w:rsidRPr="00000000" w14:paraId="000007F5">
      <w:pPr>
        <w:spacing w:after="240" w:before="240" w:lineRule="auto"/>
        <w:rPr>
          <w:b w:val="1"/>
          <w:bCs w:val="1"/>
        </w:rPr>
      </w:pPr>
      <w:r w:rsidDel="00000000" w:rsidR="00000000" w:rsidRPr="00000000">
        <w:rPr>
          <w:b w:val="1"/>
          <w:bCs w:val="1"/>
          <w:rtl w:val="0"/>
        </w:rPr>
        <w:t xml:space="preserve">Card 2: Mobile Apps</w:t>
      </w:r>
    </w:p>
    <w:p w:rsidR="00000000" w:rsidDel="00000000" w:rsidP="00000000" w:rsidRDefault="00000000" w:rsidRPr="00000000" w14:paraId="000007F6">
      <w:pPr>
        <w:rPr/>
      </w:pPr>
      <w:r w:rsidDel="00000000" w:rsidR="00000000" w:rsidRPr="00000000">
        <w:rPr>
          <w:rtl w:val="0"/>
        </w:rPr>
        <w:t xml:space="preserve">📱 SMART PHONE APPS</w:t>
      </w:r>
    </w:p>
    <w:p w:rsidR="00000000" w:rsidDel="00000000" w:rsidP="00000000" w:rsidRDefault="00000000" w:rsidRPr="00000000" w14:paraId="000007F7">
      <w:pPr>
        <w:rPr/>
      </w:pPr>
      <w:r w:rsidDel="00000000" w:rsidR="00000000" w:rsidRPr="00000000">
        <w:rPr>
          <w:rtl w:val="0"/>
        </w:rPr>
        <w:t xml:space="preserve">Model: MobileNetV2</w:t>
      </w:r>
    </w:p>
    <w:p w:rsidR="00000000" w:rsidDel="00000000" w:rsidP="00000000" w:rsidRDefault="00000000" w:rsidRPr="00000000" w14:paraId="000007F8">
      <w:pPr>
        <w:rPr/>
      </w:pPr>
      <w:r w:rsidDel="00000000" w:rsidR="00000000" w:rsidRPr="00000000">
        <w:rPr>
          <w:rtl w:val="0"/>
        </w:rPr>
        <w:t xml:space="preserve">Speed: Real-time (&lt;50ms)</w:t>
      </w:r>
    </w:p>
    <w:p w:rsidR="00000000" w:rsidDel="00000000" w:rsidP="00000000" w:rsidRDefault="00000000" w:rsidRPr="00000000" w14:paraId="000007F9">
      <w:pPr>
        <w:rPr/>
      </w:pPr>
      <w:r w:rsidDel="00000000" w:rsidR="00000000" w:rsidRPr="00000000">
        <w:rPr>
          <w:rtl w:val="0"/>
        </w:rPr>
        <w:t xml:space="preserve">Size: 9.9MB download</w:t>
      </w:r>
    </w:p>
    <w:p w:rsidR="00000000" w:rsidDel="00000000" w:rsidP="00000000" w:rsidRDefault="00000000" w:rsidRPr="00000000" w14:paraId="000007FA">
      <w:pPr>
        <w:rPr/>
      </w:pPr>
      <w:r w:rsidDel="00000000" w:rsidR="00000000" w:rsidRPr="00000000">
        <w:rPr>
          <w:rtl w:val="0"/>
        </w:rPr>
        <w:t xml:space="preserve">Impact: Educate millions</w:t>
      </w:r>
    </w:p>
    <w:p w:rsidR="00000000" w:rsidDel="00000000" w:rsidP="00000000" w:rsidRDefault="00000000" w:rsidRPr="00000000" w14:paraId="000007FB">
      <w:pPr>
        <w:rPr/>
      </w:pPr>
      <w:r w:rsidDel="00000000" w:rsidR="00000000" w:rsidRPr="00000000">
        <w:rPr>
          <w:rtl w:val="0"/>
        </w:rPr>
        <w:t xml:space="preserve">Use Case: Home recycling guide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spacing w:after="240" w:before="240" w:lineRule="auto"/>
        <w:rPr/>
      </w:pPr>
      <w:r w:rsidDel="00000000" w:rsidR="00000000" w:rsidRPr="00000000">
        <w:rPr>
          <w:rtl w:val="0"/>
        </w:rPr>
        <w:t xml:space="preserve">[Add image: Phone with app interface]</w:t>
      </w:r>
    </w:p>
    <w:p w:rsidR="00000000" w:rsidDel="00000000" w:rsidP="00000000" w:rsidRDefault="00000000" w:rsidRPr="00000000" w14:paraId="000007FE">
      <w:pPr>
        <w:spacing w:after="240" w:before="240" w:lineRule="auto"/>
        <w:rPr>
          <w:b w:val="1"/>
          <w:bCs w:val="1"/>
        </w:rPr>
      </w:pPr>
      <w:r w:rsidDel="00000000" w:rsidR="00000000" w:rsidRPr="00000000">
        <w:rPr>
          <w:b w:val="1"/>
          <w:bCs w:val="1"/>
          <w:rtl w:val="0"/>
        </w:rPr>
        <w:t xml:space="preserve">Card 3: Smart Bins</w:t>
      </w:r>
    </w:p>
    <w:p w:rsidR="00000000" w:rsidDel="00000000" w:rsidP="00000000" w:rsidRDefault="00000000" w:rsidRPr="00000000" w14:paraId="000007FF">
      <w:pPr>
        <w:rPr/>
      </w:pPr>
      <w:r w:rsidDel="00000000" w:rsidR="00000000" w:rsidRPr="00000000">
        <w:rPr>
          <w:rtl w:val="0"/>
        </w:rPr>
        <w:t xml:space="preserve">🗑️ IOT SMART BINS</w:t>
      </w:r>
    </w:p>
    <w:p w:rsidR="00000000" w:rsidDel="00000000" w:rsidP="00000000" w:rsidRDefault="00000000" w:rsidRPr="00000000" w14:paraId="00000800">
      <w:pPr>
        <w:rPr/>
      </w:pPr>
      <w:r w:rsidDel="00000000" w:rsidR="00000000" w:rsidRPr="00000000">
        <w:rPr>
          <w:rtl w:val="0"/>
        </w:rPr>
        <w:t xml:space="preserve">Model: MobileNetV2</w:t>
      </w:r>
    </w:p>
    <w:p w:rsidR="00000000" w:rsidDel="00000000" w:rsidP="00000000" w:rsidRDefault="00000000" w:rsidRPr="00000000" w14:paraId="00000801">
      <w:pPr>
        <w:rPr/>
      </w:pPr>
      <w:r w:rsidDel="00000000" w:rsidR="00000000" w:rsidRPr="00000000">
        <w:rPr>
          <w:rtl w:val="0"/>
        </w:rPr>
        <w:t xml:space="preserve">Hardware: Raspberry Pi</w:t>
      </w:r>
    </w:p>
    <w:p w:rsidR="00000000" w:rsidDel="00000000" w:rsidP="00000000" w:rsidRDefault="00000000" w:rsidRPr="00000000" w14:paraId="00000802">
      <w:pPr>
        <w:rPr/>
      </w:pPr>
      <w:r w:rsidDel="00000000" w:rsidR="00000000" w:rsidRPr="00000000">
        <w:rPr>
          <w:rtl w:val="0"/>
        </w:rPr>
        <w:t xml:space="preserve">Power: Solar/Battery</w:t>
      </w:r>
    </w:p>
    <w:p w:rsidR="00000000" w:rsidDel="00000000" w:rsidP="00000000" w:rsidRDefault="00000000" w:rsidRPr="00000000" w14:paraId="00000803">
      <w:pPr>
        <w:rPr/>
      </w:pPr>
      <w:r w:rsidDel="00000000" w:rsidR="00000000" w:rsidRPr="00000000">
        <w:rPr>
          <w:rtl w:val="0"/>
        </w:rPr>
        <w:t xml:space="preserve">Impact: Automatic segregation</w:t>
      </w:r>
    </w:p>
    <w:p w:rsidR="00000000" w:rsidDel="00000000" w:rsidP="00000000" w:rsidRDefault="00000000" w:rsidRPr="00000000" w14:paraId="00000804">
      <w:pPr>
        <w:rPr/>
      </w:pPr>
      <w:r w:rsidDel="00000000" w:rsidR="00000000" w:rsidRPr="00000000">
        <w:rPr>
          <w:rtl w:val="0"/>
        </w:rPr>
        <w:t xml:space="preserve">Deployment: Parks, streets, offices</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spacing w:after="240" w:before="240" w:lineRule="auto"/>
        <w:rPr/>
      </w:pPr>
      <w:r w:rsidDel="00000000" w:rsidR="00000000" w:rsidRPr="00000000">
        <w:rPr>
          <w:rtl w:val="0"/>
        </w:rPr>
        <w:t xml:space="preserve">[Add image: Smart bin concept]</w:t>
      </w:r>
    </w:p>
    <w:p w:rsidR="00000000" w:rsidDel="00000000" w:rsidP="00000000" w:rsidRDefault="00000000" w:rsidRPr="00000000" w14:paraId="00000807">
      <w:pPr>
        <w:spacing w:after="240" w:before="240" w:lineRule="auto"/>
        <w:rPr>
          <w:b w:val="1"/>
          <w:bCs w:val="1"/>
        </w:rPr>
      </w:pPr>
      <w:r w:rsidDel="00000000" w:rsidR="00000000" w:rsidRPr="00000000">
        <w:rPr>
          <w:b w:val="1"/>
          <w:bCs w:val="1"/>
          <w:rtl w:val="0"/>
        </w:rPr>
        <w:t xml:space="preserve">Card 4: Robotics</w:t>
      </w:r>
    </w:p>
    <w:p w:rsidR="00000000" w:rsidDel="00000000" w:rsidP="00000000" w:rsidRDefault="00000000" w:rsidRPr="00000000" w14:paraId="00000808">
      <w:pPr>
        <w:rPr/>
      </w:pPr>
      <w:r w:rsidDel="00000000" w:rsidR="00000000" w:rsidRPr="00000000">
        <w:rPr>
          <w:rtl w:val="0"/>
        </w:rPr>
        <w:t xml:space="preserve">🤖 ROBOTIC SORTING</w:t>
      </w:r>
    </w:p>
    <w:p w:rsidR="00000000" w:rsidDel="00000000" w:rsidP="00000000" w:rsidRDefault="00000000" w:rsidRPr="00000000" w14:paraId="00000809">
      <w:pPr>
        <w:rPr/>
      </w:pPr>
      <w:r w:rsidDel="00000000" w:rsidR="00000000" w:rsidRPr="00000000">
        <w:rPr>
          <w:rtl w:val="0"/>
        </w:rPr>
        <w:t xml:space="preserve">Model: Xception + Vision</w:t>
      </w:r>
    </w:p>
    <w:p w:rsidR="00000000" w:rsidDel="00000000" w:rsidP="00000000" w:rsidRDefault="00000000" w:rsidRPr="00000000" w14:paraId="0000080A">
      <w:pPr>
        <w:rPr/>
      </w:pPr>
      <w:r w:rsidDel="00000000" w:rsidR="00000000" w:rsidRPr="00000000">
        <w:rPr>
          <w:rtl w:val="0"/>
        </w:rPr>
        <w:t xml:space="preserve">Speed: 60 items/minute</w:t>
      </w:r>
    </w:p>
    <w:p w:rsidR="00000000" w:rsidDel="00000000" w:rsidP="00000000" w:rsidRDefault="00000000" w:rsidRPr="00000000" w14:paraId="0000080B">
      <w:pPr>
        <w:rPr/>
      </w:pPr>
      <w:r w:rsidDel="00000000" w:rsidR="00000000" w:rsidRPr="00000000">
        <w:rPr>
          <w:rtl w:val="0"/>
        </w:rPr>
        <w:t xml:space="preserve">Accuracy: 94%+</w:t>
      </w:r>
    </w:p>
    <w:p w:rsidR="00000000" w:rsidDel="00000000" w:rsidP="00000000" w:rsidRDefault="00000000" w:rsidRPr="00000000" w14:paraId="0000080C">
      <w:pPr>
        <w:rPr/>
      </w:pPr>
      <w:r w:rsidDel="00000000" w:rsidR="00000000" w:rsidRPr="00000000">
        <w:rPr>
          <w:rtl w:val="0"/>
        </w:rPr>
        <w:t xml:space="preserve">Impact: 24/7 operation</w:t>
      </w:r>
    </w:p>
    <w:p w:rsidR="00000000" w:rsidDel="00000000" w:rsidP="00000000" w:rsidRDefault="00000000" w:rsidRPr="00000000" w14:paraId="0000080D">
      <w:pPr>
        <w:rPr/>
      </w:pPr>
      <w:r w:rsidDel="00000000" w:rsidR="00000000" w:rsidRPr="00000000">
        <w:rPr>
          <w:rtl w:val="0"/>
        </w:rPr>
        <w:t xml:space="preserve">Integration: With pick-and-place</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spacing w:after="240" w:before="240" w:lineRule="auto"/>
        <w:rPr/>
      </w:pPr>
      <w:r w:rsidDel="00000000" w:rsidR="00000000" w:rsidRPr="00000000">
        <w:rPr>
          <w:rtl w:val="0"/>
        </w:rPr>
        <w:t xml:space="preserve">[Add image: Robotic arm]</w:t>
      </w:r>
    </w:p>
    <w:p w:rsidR="00000000" w:rsidDel="00000000" w:rsidP="00000000" w:rsidRDefault="00000000" w:rsidRPr="00000000" w14:paraId="00000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3"/>
        <w:keepNext w:val="0"/>
        <w:keepLines w:val="0"/>
        <w:spacing w:before="280" w:lineRule="auto"/>
        <w:rPr>
          <w:b w:val="1"/>
          <w:bCs w:val="1"/>
          <w:color w:val="000000"/>
          <w:sz w:val="26"/>
          <w:szCs w:val="26"/>
        </w:rPr>
      </w:pPr>
      <w:bookmarkStart w:colFirst="0" w:colLast="0" w:name="_u4lnhwcm1293" w:id="58"/>
      <w:bookmarkEnd w:id="58"/>
      <w:r w:rsidDel="00000000" w:rsidR="00000000" w:rsidRPr="00000000">
        <w:rPr>
          <w:b w:val="1"/>
          <w:bCs w:val="1"/>
          <w:color w:val="000000"/>
          <w:sz w:val="26"/>
          <w:szCs w:val="26"/>
          <w:rtl w:val="0"/>
        </w:rPr>
        <w:t xml:space="preserve">SLIDE 16: LIMITATIONS &amp; FUTURE WORK</w:t>
      </w:r>
    </w:p>
    <w:p w:rsidR="00000000" w:rsidDel="00000000" w:rsidP="00000000" w:rsidRDefault="00000000" w:rsidRPr="00000000" w14:paraId="00000812">
      <w:pPr>
        <w:spacing w:after="240" w:before="240" w:lineRule="auto"/>
        <w:rPr/>
      </w:pPr>
      <w:r w:rsidDel="00000000" w:rsidR="00000000" w:rsidRPr="00000000">
        <w:rPr>
          <w:b w:val="1"/>
          <w:bCs w:val="1"/>
          <w:rtl w:val="0"/>
        </w:rPr>
        <w:t xml:space="preserve">Layout:</w:t>
      </w:r>
      <w:r w:rsidDel="00000000" w:rsidR="00000000" w:rsidRPr="00000000">
        <w:rPr>
          <w:rtl w:val="0"/>
        </w:rPr>
        <w:t xml:space="preserve"> Two columns</w:t>
      </w:r>
    </w:p>
    <w:p w:rsidR="00000000" w:rsidDel="00000000" w:rsidP="00000000" w:rsidRDefault="00000000" w:rsidRPr="00000000" w14:paraId="00000813">
      <w:pPr>
        <w:spacing w:after="240" w:before="240" w:lineRule="auto"/>
        <w:rPr/>
      </w:pPr>
      <w:r w:rsidDel="00000000" w:rsidR="00000000" w:rsidRPr="00000000">
        <w:rPr>
          <w:b w:val="1"/>
          <w:bCs w:val="1"/>
          <w:rtl w:val="0"/>
        </w:rPr>
        <w:t xml:space="preserve">Title:</w:t>
      </w:r>
      <w:r w:rsidDel="00000000" w:rsidR="00000000" w:rsidRPr="00000000">
        <w:rPr>
          <w:rtl w:val="0"/>
        </w:rPr>
        <w:t xml:space="preserve"> Challenges &amp; Next Steps</w:t>
      </w:r>
    </w:p>
    <w:p w:rsidR="00000000" w:rsidDel="00000000" w:rsidP="00000000" w:rsidRDefault="00000000" w:rsidRPr="00000000" w14:paraId="00000814">
      <w:pPr>
        <w:spacing w:after="240" w:before="240" w:lineRule="auto"/>
        <w:rPr>
          <w:b w:val="1"/>
          <w:bCs w:val="1"/>
        </w:rPr>
      </w:pPr>
      <w:r w:rsidDel="00000000" w:rsidR="00000000" w:rsidRPr="00000000">
        <w:rPr>
          <w:b w:val="1"/>
          <w:bCs w:val="1"/>
          <w:rtl w:val="0"/>
        </w:rPr>
        <w:t xml:space="preserve">Left Column: Current Limitations</w:t>
      </w:r>
    </w:p>
    <w:p w:rsidR="00000000" w:rsidDel="00000000" w:rsidP="00000000" w:rsidRDefault="00000000" w:rsidRPr="00000000" w14:paraId="00000815">
      <w:pPr>
        <w:rPr/>
      </w:pPr>
      <w:r w:rsidDel="00000000" w:rsidR="00000000" w:rsidRPr="00000000">
        <w:rPr>
          <w:rtl w:val="0"/>
        </w:rPr>
        <w:t xml:space="preserve">⚠️ LIMITATIONS</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 Single-Item Images Only</w:t>
      </w:r>
    </w:p>
    <w:p w:rsidR="00000000" w:rsidDel="00000000" w:rsidP="00000000" w:rsidRDefault="00000000" w:rsidRPr="00000000" w14:paraId="00000818">
      <w:pPr>
        <w:rPr/>
      </w:pPr>
      <w:r w:rsidDel="00000000" w:rsidR="00000000" w:rsidRPr="00000000">
        <w:rPr>
          <w:rtl w:val="0"/>
        </w:rPr>
        <w:t xml:space="preserve">   Cannot handle multiple objects</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 Limited Categories (12)</w:t>
      </w:r>
    </w:p>
    <w:p w:rsidR="00000000" w:rsidDel="00000000" w:rsidP="00000000" w:rsidRDefault="00000000" w:rsidRPr="00000000" w14:paraId="0000081B">
      <w:pPr>
        <w:rPr/>
      </w:pPr>
      <w:r w:rsidDel="00000000" w:rsidR="00000000" w:rsidRPr="00000000">
        <w:rPr>
          <w:rtl w:val="0"/>
        </w:rPr>
        <w:t xml:space="preserve">   Real world has 100+ types</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 Dataset Size Constraints</w:t>
      </w:r>
    </w:p>
    <w:p w:rsidR="00000000" w:rsidDel="00000000" w:rsidP="00000000" w:rsidRDefault="00000000" w:rsidRPr="00000000" w14:paraId="0000081E">
      <w:pPr>
        <w:rPr/>
      </w:pPr>
      <w:r w:rsidDel="00000000" w:rsidR="00000000" w:rsidRPr="00000000">
        <w:rPr>
          <w:rtl w:val="0"/>
        </w:rPr>
        <w:t xml:space="preserve">   15K images vs millions needed</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 Background Dependency</w:t>
      </w:r>
    </w:p>
    <w:p w:rsidR="00000000" w:rsidDel="00000000" w:rsidP="00000000" w:rsidRDefault="00000000" w:rsidRPr="00000000" w14:paraId="00000821">
      <w:pPr>
        <w:rPr/>
      </w:pPr>
      <w:r w:rsidDel="00000000" w:rsidR="00000000" w:rsidRPr="00000000">
        <w:rPr>
          <w:rtl w:val="0"/>
        </w:rPr>
        <w:t xml:space="preserve">   Performance varies with setting</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No Real-time Video</w:t>
      </w:r>
    </w:p>
    <w:p w:rsidR="00000000" w:rsidDel="00000000" w:rsidP="00000000" w:rsidRDefault="00000000" w:rsidRPr="00000000" w14:paraId="00000824">
      <w:pPr>
        <w:rPr/>
      </w:pPr>
      <w:r w:rsidDel="00000000" w:rsidR="00000000" w:rsidRPr="00000000">
        <w:rPr>
          <w:rtl w:val="0"/>
        </w:rPr>
        <w:t xml:space="preserve">   Static images only</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 No Multi-label Support</w:t>
      </w:r>
    </w:p>
    <w:p w:rsidR="00000000" w:rsidDel="00000000" w:rsidP="00000000" w:rsidRDefault="00000000" w:rsidRPr="00000000" w14:paraId="00000827">
      <w:pPr>
        <w:rPr/>
      </w:pPr>
      <w:r w:rsidDel="00000000" w:rsidR="00000000" w:rsidRPr="00000000">
        <w:rPr>
          <w:rtl w:val="0"/>
        </w:rPr>
        <w:t xml:space="preserve">   One prediction per image</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spacing w:after="240" w:before="240" w:lineRule="auto"/>
        <w:rPr>
          <w:b w:val="1"/>
          <w:bCs w:val="1"/>
        </w:rPr>
      </w:pPr>
      <w:r w:rsidDel="00000000" w:rsidR="00000000" w:rsidRPr="00000000">
        <w:rPr>
          <w:b w:val="1"/>
          <w:bCs w:val="1"/>
          <w:rtl w:val="0"/>
        </w:rPr>
        <w:t xml:space="preserve">Right Column: Future Improvements</w:t>
      </w:r>
    </w:p>
    <w:p w:rsidR="00000000" w:rsidDel="00000000" w:rsidP="00000000" w:rsidRDefault="00000000" w:rsidRPr="00000000" w14:paraId="0000082A">
      <w:pPr>
        <w:rPr/>
      </w:pPr>
      <w:r w:rsidDel="00000000" w:rsidR="00000000" w:rsidRPr="00000000">
        <w:rPr>
          <w:rtl w:val="0"/>
        </w:rPr>
        <w:t xml:space="preserve">🚀 FUTURE WORK</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Fonts w:ascii="Arial Unicode MS" w:cs="Arial Unicode MS" w:eastAsia="Arial Unicode MS" w:hAnsi="Arial Unicode MS"/>
          <w:rtl w:val="0"/>
        </w:rPr>
        <w:t xml:space="preserve">✅ Multi-Object Detection</w:t>
      </w:r>
    </w:p>
    <w:p w:rsidR="00000000" w:rsidDel="00000000" w:rsidP="00000000" w:rsidRDefault="00000000" w:rsidRPr="00000000" w14:paraId="0000082D">
      <w:pPr>
        <w:rPr/>
      </w:pPr>
      <w:r w:rsidDel="00000000" w:rsidR="00000000" w:rsidRPr="00000000">
        <w:rPr>
          <w:rtl w:val="0"/>
        </w:rPr>
        <w:t xml:space="preserve">   Use YOLO/Faster R-CNN</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Fonts w:ascii="Arial Unicode MS" w:cs="Arial Unicode MS" w:eastAsia="Arial Unicode MS" w:hAnsi="Arial Unicode MS"/>
          <w:rtl w:val="0"/>
        </w:rPr>
        <w:t xml:space="preserve">✅ Expand Categories</w:t>
      </w:r>
    </w:p>
    <w:p w:rsidR="00000000" w:rsidDel="00000000" w:rsidP="00000000" w:rsidRDefault="00000000" w:rsidRPr="00000000" w14:paraId="00000830">
      <w:pPr>
        <w:rPr/>
      </w:pPr>
      <w:r w:rsidDel="00000000" w:rsidR="00000000" w:rsidRPr="00000000">
        <w:rPr>
          <w:rtl w:val="0"/>
        </w:rPr>
        <w:t xml:space="preserve">   50+ waste types</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Fonts w:ascii="Arial Unicode MS" w:cs="Arial Unicode MS" w:eastAsia="Arial Unicode MS" w:hAnsi="Arial Unicode MS"/>
          <w:rtl w:val="0"/>
        </w:rPr>
        <w:t xml:space="preserve">✅ Larger Dataset</w:t>
      </w:r>
    </w:p>
    <w:p w:rsidR="00000000" w:rsidDel="00000000" w:rsidP="00000000" w:rsidRDefault="00000000" w:rsidRPr="00000000" w14:paraId="00000833">
      <w:pPr>
        <w:rPr/>
      </w:pPr>
      <w:r w:rsidDel="00000000" w:rsidR="00000000" w:rsidRPr="00000000">
        <w:rPr>
          <w:rtl w:val="0"/>
        </w:rPr>
        <w:t xml:space="preserve">   100K+ diverse images</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Fonts w:ascii="Arial Unicode MS" w:cs="Arial Unicode MS" w:eastAsia="Arial Unicode MS" w:hAnsi="Arial Unicode MS"/>
          <w:rtl w:val="0"/>
        </w:rPr>
        <w:t xml:space="preserve">✅ Model Optimization</w:t>
      </w:r>
    </w:p>
    <w:p w:rsidR="00000000" w:rsidDel="00000000" w:rsidP="00000000" w:rsidRDefault="00000000" w:rsidRPr="00000000" w14:paraId="00000836">
      <w:pPr>
        <w:rPr/>
      </w:pPr>
      <w:r w:rsidDel="00000000" w:rsidR="00000000" w:rsidRPr="00000000">
        <w:rPr>
          <w:rtl w:val="0"/>
        </w:rPr>
        <w:t xml:space="preserve">   Quantization for mobile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Fonts w:ascii="Arial Unicode MS" w:cs="Arial Unicode MS" w:eastAsia="Arial Unicode MS" w:hAnsi="Arial Unicode MS"/>
          <w:rtl w:val="0"/>
        </w:rPr>
        <w:t xml:space="preserve">✅ Ensemble Methods</w:t>
      </w:r>
    </w:p>
    <w:p w:rsidR="00000000" w:rsidDel="00000000" w:rsidP="00000000" w:rsidRDefault="00000000" w:rsidRPr="00000000" w14:paraId="00000839">
      <w:pPr>
        <w:rPr/>
      </w:pPr>
      <w:r w:rsidDel="00000000" w:rsidR="00000000" w:rsidRPr="00000000">
        <w:rPr>
          <w:rtl w:val="0"/>
        </w:rPr>
        <w:t xml:space="preserve">   Combine multiple models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Fonts w:ascii="Arial Unicode MS" w:cs="Arial Unicode MS" w:eastAsia="Arial Unicode MS" w:hAnsi="Arial Unicode MS"/>
          <w:rtl w:val="0"/>
        </w:rPr>
        <w:t xml:space="preserve">✅ Video Processing</w:t>
      </w:r>
    </w:p>
    <w:p w:rsidR="00000000" w:rsidDel="00000000" w:rsidP="00000000" w:rsidRDefault="00000000" w:rsidRPr="00000000" w14:paraId="0000083C">
      <w:pPr>
        <w:rPr/>
      </w:pPr>
      <w:r w:rsidDel="00000000" w:rsidR="00000000" w:rsidRPr="00000000">
        <w:rPr>
          <w:rtl w:val="0"/>
        </w:rPr>
        <w:t xml:space="preserve">   Real-time stream analysis</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Fonts w:ascii="Arial Unicode MS" w:cs="Arial Unicode MS" w:eastAsia="Arial Unicode MS" w:hAnsi="Arial Unicode MS"/>
          <w:rtl w:val="0"/>
        </w:rPr>
        <w:t xml:space="preserve">✅ Explainable AI</w:t>
      </w:r>
    </w:p>
    <w:p w:rsidR="00000000" w:rsidDel="00000000" w:rsidP="00000000" w:rsidRDefault="00000000" w:rsidRPr="00000000" w14:paraId="0000083F">
      <w:pPr>
        <w:rPr/>
      </w:pPr>
      <w:r w:rsidDel="00000000" w:rsidR="00000000" w:rsidRPr="00000000">
        <w:rPr>
          <w:rtl w:val="0"/>
        </w:rPr>
        <w:t xml:space="preserve">   Grad-CAM visualizations</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Fonts w:ascii="Arial Unicode MS" w:cs="Arial Unicode MS" w:eastAsia="Arial Unicode MS" w:hAnsi="Arial Unicode MS"/>
          <w:rtl w:val="0"/>
        </w:rPr>
        <w:t xml:space="preserve">✅ Edge Deployment</w:t>
      </w:r>
    </w:p>
    <w:p w:rsidR="00000000" w:rsidDel="00000000" w:rsidP="00000000" w:rsidRDefault="00000000" w:rsidRPr="00000000" w14:paraId="00000842">
      <w:pPr>
        <w:rPr/>
      </w:pPr>
      <w:r w:rsidDel="00000000" w:rsidR="00000000" w:rsidRPr="00000000">
        <w:rPr>
          <w:rtl w:val="0"/>
        </w:rPr>
        <w:t xml:space="preserve">   TensorFlow Lite conversion</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3"/>
        <w:keepNext w:val="0"/>
        <w:keepLines w:val="0"/>
        <w:spacing w:before="280" w:lineRule="auto"/>
        <w:rPr>
          <w:b w:val="1"/>
          <w:bCs w:val="1"/>
          <w:color w:val="000000"/>
          <w:sz w:val="26"/>
          <w:szCs w:val="26"/>
        </w:rPr>
      </w:pPr>
      <w:bookmarkStart w:colFirst="0" w:colLast="0" w:name="_baxd1tn7qjkg" w:id="59"/>
      <w:bookmarkEnd w:id="59"/>
      <w:r w:rsidDel="00000000" w:rsidR="00000000" w:rsidRPr="00000000">
        <w:rPr>
          <w:b w:val="1"/>
          <w:bCs w:val="1"/>
          <w:color w:val="000000"/>
          <w:sz w:val="26"/>
          <w:szCs w:val="26"/>
          <w:rtl w:val="0"/>
        </w:rPr>
        <w:t xml:space="preserve">SLIDE 17: CONCLUSION</w:t>
      </w:r>
    </w:p>
    <w:p w:rsidR="00000000" w:rsidDel="00000000" w:rsidP="00000000" w:rsidRDefault="00000000" w:rsidRPr="00000000" w14:paraId="00000846">
      <w:pPr>
        <w:spacing w:after="240" w:before="240" w:lineRule="auto"/>
        <w:rPr/>
      </w:pPr>
      <w:r w:rsidDel="00000000" w:rsidR="00000000" w:rsidRPr="00000000">
        <w:rPr>
          <w:b w:val="1"/>
          <w:bCs w:val="1"/>
          <w:rtl w:val="0"/>
        </w:rPr>
        <w:t xml:space="preserve">Layout:</w:t>
      </w:r>
      <w:r w:rsidDel="00000000" w:rsidR="00000000" w:rsidRPr="00000000">
        <w:rPr>
          <w:rtl w:val="0"/>
        </w:rPr>
        <w:t xml:space="preserve"> Summary with impact visual</w:t>
      </w:r>
    </w:p>
    <w:p w:rsidR="00000000" w:rsidDel="00000000" w:rsidP="00000000" w:rsidRDefault="00000000" w:rsidRPr="00000000" w14:paraId="00000847">
      <w:pPr>
        <w:spacing w:after="240" w:before="240" w:lineRule="auto"/>
        <w:rPr/>
      </w:pPr>
      <w:r w:rsidDel="00000000" w:rsidR="00000000" w:rsidRPr="00000000">
        <w:rPr>
          <w:b w:val="1"/>
          <w:bCs w:val="1"/>
          <w:rtl w:val="0"/>
        </w:rPr>
        <w:t xml:space="preserve">Title:</w:t>
      </w:r>
      <w:r w:rsidDel="00000000" w:rsidR="00000000" w:rsidRPr="00000000">
        <w:rPr>
          <w:rtl w:val="0"/>
        </w:rPr>
        <w:t xml:space="preserve"> Project Summary &amp; Impact</w:t>
      </w:r>
    </w:p>
    <w:p w:rsidR="00000000" w:rsidDel="00000000" w:rsidP="00000000" w:rsidRDefault="00000000" w:rsidRPr="00000000" w14:paraId="00000848">
      <w:pPr>
        <w:spacing w:after="240" w:before="240" w:lineRule="auto"/>
        <w:rPr>
          <w:b w:val="1"/>
          <w:bCs w:val="1"/>
        </w:rPr>
      </w:pPr>
      <w:r w:rsidDel="00000000" w:rsidR="00000000" w:rsidRPr="00000000">
        <w:rPr>
          <w:b w:val="1"/>
          <w:bCs w:val="1"/>
          <w:rtl w:val="0"/>
        </w:rPr>
        <w:t xml:space="preserve">Top Section: Achievements</w:t>
      </w:r>
    </w:p>
    <w:p w:rsidR="00000000" w:rsidDel="00000000" w:rsidP="00000000" w:rsidRDefault="00000000" w:rsidRPr="00000000" w14:paraId="00000849">
      <w:pPr>
        <w:rPr/>
      </w:pPr>
      <w:r w:rsidDel="00000000" w:rsidR="00000000" w:rsidRPr="00000000">
        <w:rPr>
          <w:rFonts w:ascii="Arial Unicode MS" w:cs="Arial Unicode MS" w:eastAsia="Arial Unicode MS" w:hAnsi="Arial Unicode MS"/>
          <w:rtl w:val="0"/>
        </w:rPr>
        <w:t xml:space="preserve">✅ KEY ACHIEVEMENTS</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 Successfully implemented 3 CNN architectures</w:t>
      </w:r>
    </w:p>
    <w:p w:rsidR="00000000" w:rsidDel="00000000" w:rsidP="00000000" w:rsidRDefault="00000000" w:rsidRPr="00000000" w14:paraId="0000084C">
      <w:pPr>
        <w:rPr/>
      </w:pPr>
      <w:r w:rsidDel="00000000" w:rsidR="00000000" w:rsidRPr="00000000">
        <w:rPr>
          <w:rtl w:val="0"/>
        </w:rPr>
        <w:t xml:space="preserve">🎯 Xception achieved 94.7% accuracy (production-ready)</w:t>
      </w:r>
    </w:p>
    <w:p w:rsidR="00000000" w:rsidDel="00000000" w:rsidP="00000000" w:rsidRDefault="00000000" w:rsidRPr="00000000" w14:paraId="0000084D">
      <w:pPr>
        <w:rPr/>
      </w:pPr>
      <w:r w:rsidDel="00000000" w:rsidR="00000000" w:rsidRPr="00000000">
        <w:rPr>
          <w:rtl w:val="0"/>
        </w:rPr>
        <w:t xml:space="preserve">🎯 Demonstrated power of transfer learning (+16% boost)</w:t>
      </w:r>
    </w:p>
    <w:p w:rsidR="00000000" w:rsidDel="00000000" w:rsidP="00000000" w:rsidRDefault="00000000" w:rsidRPr="00000000" w14:paraId="0000084E">
      <w:pPr>
        <w:rPr/>
      </w:pPr>
      <w:r w:rsidDel="00000000" w:rsidR="00000000" w:rsidRPr="00000000">
        <w:rPr>
          <w:rtl w:val="0"/>
        </w:rPr>
        <w:t xml:space="preserve">🎯 MobileNetV2 validated for mobile deployment</w:t>
      </w:r>
    </w:p>
    <w:p w:rsidR="00000000" w:rsidDel="00000000" w:rsidP="00000000" w:rsidRDefault="00000000" w:rsidRPr="00000000" w14:paraId="0000084F">
      <w:pPr>
        <w:rPr/>
      </w:pPr>
      <w:r w:rsidDel="00000000" w:rsidR="00000000" w:rsidRPr="00000000">
        <w:rPr>
          <w:rtl w:val="0"/>
        </w:rPr>
        <w:t xml:space="preserve">🎯 Established performance benchmarks for garbage classification</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spacing w:after="240" w:before="240" w:lineRule="auto"/>
        <w:rPr>
          <w:b w:val="1"/>
          <w:bCs w:val="1"/>
        </w:rPr>
      </w:pPr>
      <w:r w:rsidDel="00000000" w:rsidR="00000000" w:rsidRPr="00000000">
        <w:rPr>
          <w:b w:val="1"/>
          <w:bCs w:val="1"/>
          <w:rtl w:val="0"/>
        </w:rPr>
        <w:t xml:space="preserve">Middle Section: Impact Numbers</w:t>
      </w:r>
    </w:p>
    <w:p w:rsidR="00000000" w:rsidDel="00000000" w:rsidP="00000000" w:rsidRDefault="00000000" w:rsidRPr="00000000" w14:paraId="00000852">
      <w:pPr>
        <w:rPr/>
      </w:pPr>
      <w:r w:rsidDel="00000000" w:rsidR="00000000" w:rsidRPr="00000000">
        <w:rPr>
          <w:rtl w:val="0"/>
        </w:rPr>
        <w:t xml:space="preserve">PROJECT IMPACT</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 Environmental</w:t>
      </w:r>
    </w:p>
    <w:p w:rsidR="00000000" w:rsidDel="00000000" w:rsidP="00000000" w:rsidRDefault="00000000" w:rsidRPr="00000000" w14:paraId="00000855">
      <w:pPr>
        <w:rPr/>
      </w:pPr>
      <w:r w:rsidDel="00000000" w:rsidR="00000000" w:rsidRPr="00000000">
        <w:rPr>
          <w:rtl w:val="0"/>
        </w:rPr>
        <w:t xml:space="preserve">   Improved recycling accuracy</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 Operational  </w:t>
      </w:r>
    </w:p>
    <w:p w:rsidR="00000000" w:rsidDel="00000000" w:rsidP="00000000" w:rsidRDefault="00000000" w:rsidRPr="00000000" w14:paraId="00000858">
      <w:pPr>
        <w:rPr/>
      </w:pPr>
      <w:r w:rsidDel="00000000" w:rsidR="00000000" w:rsidRPr="00000000">
        <w:rPr>
          <w:rtl w:val="0"/>
        </w:rPr>
        <w:t xml:space="preserve">   60% faster than manual sorting</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 Economic</w:t>
      </w:r>
    </w:p>
    <w:p w:rsidR="00000000" w:rsidDel="00000000" w:rsidP="00000000" w:rsidRDefault="00000000" w:rsidRPr="00000000" w14:paraId="0000085B">
      <w:pPr>
        <w:rPr/>
      </w:pPr>
      <w:r w:rsidDel="00000000" w:rsidR="00000000" w:rsidRPr="00000000">
        <w:rPr>
          <w:rtl w:val="0"/>
        </w:rPr>
        <w:t xml:space="preserve">   40% cost reduction potential</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 Research</w:t>
      </w:r>
    </w:p>
    <w:p w:rsidR="00000000" w:rsidDel="00000000" w:rsidP="00000000" w:rsidRDefault="00000000" w:rsidRPr="00000000" w14:paraId="0000085E">
      <w:pPr>
        <w:rPr/>
      </w:pPr>
      <w:r w:rsidDel="00000000" w:rsidR="00000000" w:rsidRPr="00000000">
        <w:rPr>
          <w:rtl w:val="0"/>
        </w:rPr>
        <w:t xml:space="preserve">   Benchmarks for future studies</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spacing w:after="240" w:before="240" w:lineRule="auto"/>
        <w:rPr>
          <w:b w:val="1"/>
          <w:bCs w:val="1"/>
        </w:rPr>
      </w:pPr>
      <w:r w:rsidDel="00000000" w:rsidR="00000000" w:rsidRPr="00000000">
        <w:rPr>
          <w:b w:val="1"/>
          <w:bCs w:val="1"/>
          <w:rtl w:val="0"/>
        </w:rPr>
        <w:t xml:space="preserve">Bottom Section: Final Message</w:t>
      </w:r>
    </w:p>
    <w:p w:rsidR="00000000" w:rsidDel="00000000" w:rsidP="00000000" w:rsidRDefault="00000000" w:rsidRPr="00000000" w14:paraId="00000861">
      <w:pPr>
        <w:rPr/>
      </w:pPr>
      <w:r w:rsidDel="00000000" w:rsidR="00000000" w:rsidRPr="00000000">
        <w:rPr>
          <w:rtl w:val="0"/>
        </w:rPr>
        <w:t xml:space="preserve">💡 KEY TAKEAWAY</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Deep learning can effectively address real-world</w:t>
      </w:r>
    </w:p>
    <w:p w:rsidR="00000000" w:rsidDel="00000000" w:rsidP="00000000" w:rsidRDefault="00000000" w:rsidRPr="00000000" w14:paraId="00000864">
      <w:pPr>
        <w:rPr/>
      </w:pPr>
      <w:r w:rsidDel="00000000" w:rsidR="00000000" w:rsidRPr="00000000">
        <w:rPr>
          <w:rtl w:val="0"/>
        </w:rPr>
        <w:t xml:space="preserve">environmental challenges through intelligent automation.</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Transfer learning enables high accuracy even with</w:t>
      </w:r>
    </w:p>
    <w:p w:rsidR="00000000" w:rsidDel="00000000" w:rsidP="00000000" w:rsidRDefault="00000000" w:rsidRPr="00000000" w14:paraId="00000867">
      <w:pPr>
        <w:rPr/>
      </w:pPr>
      <w:r w:rsidDel="00000000" w:rsidR="00000000" w:rsidRPr="00000000">
        <w:rPr>
          <w:rtl w:val="0"/>
        </w:rPr>
        <w:t xml:space="preserve">limited domain-specific data.</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The right architecture choice depends on deployment</w:t>
      </w:r>
    </w:p>
    <w:p w:rsidR="00000000" w:rsidDel="00000000" w:rsidP="00000000" w:rsidRDefault="00000000" w:rsidRPr="00000000" w14:paraId="0000086A">
      <w:pPr>
        <w:rPr/>
      </w:pPr>
      <w:r w:rsidDel="00000000" w:rsidR="00000000" w:rsidRPr="00000000">
        <w:rPr>
          <w:rtl w:val="0"/>
        </w:rPr>
        <w:t xml:space="preserve">constraints: accuracy, speed, or resource efficiency.</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spacing w:after="240" w:before="240" w:lineRule="auto"/>
        <w:rPr>
          <w:b w:val="1"/>
          <w:bCs w:val="1"/>
        </w:rPr>
      </w:pPr>
      <w:r w:rsidDel="00000000" w:rsidR="00000000" w:rsidRPr="00000000">
        <w:rPr>
          <w:b w:val="1"/>
          <w:bCs w:val="1"/>
          <w:rtl w:val="0"/>
        </w:rPr>
        <w:t xml:space="preserve">Visual:</w:t>
      </w:r>
    </w:p>
    <w:p w:rsidR="00000000" w:rsidDel="00000000" w:rsidP="00000000" w:rsidRDefault="00000000" w:rsidRPr="00000000" w14:paraId="0000086D">
      <w:pPr>
        <w:numPr>
          <w:ilvl w:val="0"/>
          <w:numId w:val="80"/>
        </w:numPr>
        <w:spacing w:after="0" w:afterAutospacing="0" w:before="240" w:lineRule="auto"/>
        <w:ind w:left="720" w:hanging="360"/>
      </w:pPr>
      <w:r w:rsidDel="00000000" w:rsidR="00000000" w:rsidRPr="00000000">
        <w:rPr>
          <w:rtl w:val="0"/>
        </w:rPr>
        <w:t xml:space="preserve">Background: Green gradient</w:t>
      </w:r>
    </w:p>
    <w:p w:rsidR="00000000" w:rsidDel="00000000" w:rsidP="00000000" w:rsidRDefault="00000000" w:rsidRPr="00000000" w14:paraId="0000086E">
      <w:pPr>
        <w:numPr>
          <w:ilvl w:val="0"/>
          <w:numId w:val="80"/>
        </w:numPr>
        <w:spacing w:after="0" w:afterAutospacing="0" w:before="0" w:beforeAutospacing="0" w:lineRule="auto"/>
        <w:ind w:left="720" w:hanging="360"/>
      </w:pPr>
      <w:r w:rsidDel="00000000" w:rsidR="00000000" w:rsidRPr="00000000">
        <w:rPr>
          <w:rtl w:val="0"/>
        </w:rPr>
        <w:t xml:space="preserve">Add recycling symbol or earth icon</w:t>
      </w:r>
    </w:p>
    <w:p w:rsidR="00000000" w:rsidDel="00000000" w:rsidP="00000000" w:rsidRDefault="00000000" w:rsidRPr="00000000" w14:paraId="0000086F">
      <w:pPr>
        <w:numPr>
          <w:ilvl w:val="0"/>
          <w:numId w:val="80"/>
        </w:numPr>
        <w:spacing w:after="240" w:before="0" w:beforeAutospacing="0" w:lineRule="auto"/>
        <w:ind w:left="720" w:hanging="360"/>
      </w:pPr>
      <w:r w:rsidDel="00000000" w:rsidR="00000000" w:rsidRPr="00000000">
        <w:rPr>
          <w:rtl w:val="0"/>
        </w:rPr>
        <w:t xml:space="preserve">Success checkmarks</w:t>
      </w:r>
    </w:p>
    <w:p w:rsidR="00000000" w:rsidDel="00000000" w:rsidP="00000000" w:rsidRDefault="00000000" w:rsidRPr="00000000" w14:paraId="00000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pStyle w:val="Heading3"/>
        <w:keepNext w:val="0"/>
        <w:keepLines w:val="0"/>
        <w:spacing w:before="280" w:lineRule="auto"/>
        <w:rPr>
          <w:b w:val="1"/>
          <w:bCs w:val="1"/>
          <w:color w:val="000000"/>
          <w:sz w:val="26"/>
          <w:szCs w:val="26"/>
        </w:rPr>
      </w:pPr>
      <w:bookmarkStart w:colFirst="0" w:colLast="0" w:name="_g0kudfpcfh8t" w:id="60"/>
      <w:bookmarkEnd w:id="60"/>
      <w:r w:rsidDel="00000000" w:rsidR="00000000" w:rsidRPr="00000000">
        <w:rPr>
          <w:b w:val="1"/>
          <w:bCs w:val="1"/>
          <w:color w:val="000000"/>
          <w:sz w:val="26"/>
          <w:szCs w:val="26"/>
          <w:rtl w:val="0"/>
        </w:rPr>
        <w:t xml:space="preserve">SLIDE 18: Q&amp;A</w:t>
      </w:r>
    </w:p>
    <w:p w:rsidR="00000000" w:rsidDel="00000000" w:rsidP="00000000" w:rsidRDefault="00000000" w:rsidRPr="00000000" w14:paraId="00000872">
      <w:pPr>
        <w:spacing w:after="240" w:before="240" w:lineRule="auto"/>
        <w:rPr/>
      </w:pPr>
      <w:r w:rsidDel="00000000" w:rsidR="00000000" w:rsidRPr="00000000">
        <w:rPr>
          <w:b w:val="1"/>
          <w:bCs w:val="1"/>
          <w:rtl w:val="0"/>
        </w:rPr>
        <w:t xml:space="preserve">Layout:</w:t>
      </w:r>
      <w:r w:rsidDel="00000000" w:rsidR="00000000" w:rsidRPr="00000000">
        <w:rPr>
          <w:rtl w:val="0"/>
        </w:rPr>
        <w:t xml:space="preserve"> Clean and minimal</w:t>
      </w:r>
    </w:p>
    <w:p w:rsidR="00000000" w:rsidDel="00000000" w:rsidP="00000000" w:rsidRDefault="00000000" w:rsidRPr="00000000" w14:paraId="00000873">
      <w:pPr>
        <w:spacing w:after="240" w:before="240" w:lineRule="auto"/>
        <w:rPr/>
      </w:pPr>
      <w:r w:rsidDel="00000000" w:rsidR="00000000" w:rsidRPr="00000000">
        <w:rPr>
          <w:b w:val="1"/>
          <w:bCs w:val="1"/>
          <w:rtl w:val="0"/>
        </w:rPr>
        <w:t xml:space="preserve">Background:</w:t>
      </w:r>
      <w:r w:rsidDel="00000000" w:rsidR="00000000" w:rsidRPr="00000000">
        <w:rPr>
          <w:rtl w:val="0"/>
        </w:rPr>
        <w:t xml:space="preserve"> Solid color or subtle pattern</w:t>
      </w:r>
    </w:p>
    <w:p w:rsidR="00000000" w:rsidDel="00000000" w:rsidP="00000000" w:rsidRDefault="00000000" w:rsidRPr="00000000" w14:paraId="00000874">
      <w:pPr>
        <w:spacing w:after="240" w:before="240" w:lineRule="auto"/>
        <w:rPr>
          <w:b w:val="1"/>
          <w:bCs w:val="1"/>
        </w:rPr>
      </w:pPr>
      <w:r w:rsidDel="00000000" w:rsidR="00000000" w:rsidRPr="00000000">
        <w:rPr>
          <w:b w:val="1"/>
          <w:bCs w:val="1"/>
          <w:rtl w:val="0"/>
        </w:rPr>
        <w:t xml:space="preserve">Center Content:</w:t>
      </w:r>
    </w:p>
    <w:p w:rsidR="00000000" w:rsidDel="00000000" w:rsidP="00000000" w:rsidRDefault="00000000" w:rsidRPr="00000000" w14:paraId="00000875">
      <w:pPr>
        <w:rPr/>
      </w:pPr>
      <w:r w:rsidDel="00000000" w:rsidR="00000000" w:rsidRPr="00000000">
        <w:rPr>
          <w:rtl w:val="0"/>
        </w:rPr>
        <w:t xml:space="preserve">Thank You!</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Questions &amp; Discussion</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 Team: [Your Names]</w:t>
      </w:r>
    </w:p>
    <w:p w:rsidR="00000000" w:rsidDel="00000000" w:rsidP="00000000" w:rsidRDefault="00000000" w:rsidRPr="00000000" w14:paraId="0000087C">
      <w:pPr>
        <w:rPr/>
      </w:pPr>
      <w:r w:rsidDel="00000000" w:rsidR="00000000" w:rsidRPr="00000000">
        <w:rPr>
          <w:rtl w:val="0"/>
        </w:rPr>
        <w:t xml:space="preserve">📧 Email: [Your Email]</w:t>
      </w:r>
    </w:p>
    <w:p w:rsidR="00000000" w:rsidDel="00000000" w:rsidP="00000000" w:rsidRDefault="00000000" w:rsidRPr="00000000" w14:paraId="0000087D">
      <w:pPr>
        <w:rPr/>
      </w:pPr>
      <w:r w:rsidDel="00000000" w:rsidR="00000000" w:rsidRPr="00000000">
        <w:rPr>
          <w:rtl w:val="0"/>
        </w:rPr>
        <w:t xml:space="preserve">💻 GitHub: [Repository Link]</w:t>
      </w:r>
    </w:p>
    <w:p w:rsidR="00000000" w:rsidDel="00000000" w:rsidP="00000000" w:rsidRDefault="00000000" w:rsidRPr="00000000" w14:paraId="0000087E">
      <w:pPr>
        <w:rPr/>
      </w:pPr>
      <w:r w:rsidDel="00000000" w:rsidR="00000000" w:rsidRPr="00000000">
        <w:rPr>
          <w:rtl w:val="0"/>
        </w:rPr>
        <w:t xml:space="preserve">🔗 Slides: [Presentation Link]</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Special Thanks to:</w:t>
      </w:r>
    </w:p>
    <w:p w:rsidR="00000000" w:rsidDel="00000000" w:rsidP="00000000" w:rsidRDefault="00000000" w:rsidRPr="00000000" w14:paraId="00000883">
      <w:pPr>
        <w:rPr/>
      </w:pPr>
      <w:r w:rsidDel="00000000" w:rsidR="00000000" w:rsidRPr="00000000">
        <w:rPr>
          <w:rtl w:val="0"/>
        </w:rPr>
        <w:t xml:space="preserve">[Instructor Name]</w:t>
      </w:r>
    </w:p>
    <w:p w:rsidR="00000000" w:rsidDel="00000000" w:rsidP="00000000" w:rsidRDefault="00000000" w:rsidRPr="00000000" w14:paraId="00000884">
      <w:pPr>
        <w:rPr/>
      </w:pPr>
      <w:r w:rsidDel="00000000" w:rsidR="00000000" w:rsidRPr="00000000">
        <w:rPr>
          <w:rtl w:val="0"/>
        </w:rPr>
        <w:t xml:space="preserve">[University/Department]</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spacing w:after="240" w:before="240" w:lineRule="auto"/>
        <w:rPr>
          <w:b w:val="1"/>
          <w:bCs w:val="1"/>
        </w:rPr>
      </w:pPr>
      <w:r w:rsidDel="00000000" w:rsidR="00000000" w:rsidRPr="00000000">
        <w:rPr>
          <w:b w:val="1"/>
          <w:bCs w:val="1"/>
          <w:rtl w:val="0"/>
        </w:rPr>
        <w:t xml:space="preserve">Canva Tips:</w:t>
      </w:r>
    </w:p>
    <w:p w:rsidR="00000000" w:rsidDel="00000000" w:rsidP="00000000" w:rsidRDefault="00000000" w:rsidRPr="00000000" w14:paraId="00000887">
      <w:pPr>
        <w:numPr>
          <w:ilvl w:val="0"/>
          <w:numId w:val="47"/>
        </w:numPr>
        <w:spacing w:after="0" w:afterAutospacing="0" w:before="240" w:lineRule="auto"/>
        <w:ind w:left="720" w:hanging="360"/>
      </w:pPr>
      <w:r w:rsidDel="00000000" w:rsidR="00000000" w:rsidRPr="00000000">
        <w:rPr>
          <w:rtl w:val="0"/>
        </w:rPr>
        <w:t xml:space="preserve">Large "Thank You" text (80pt)</w:t>
      </w:r>
    </w:p>
    <w:p w:rsidR="00000000" w:rsidDel="00000000" w:rsidP="00000000" w:rsidRDefault="00000000" w:rsidRPr="00000000" w14:paraId="00000888">
      <w:pPr>
        <w:numPr>
          <w:ilvl w:val="0"/>
          <w:numId w:val="47"/>
        </w:numPr>
        <w:spacing w:after="0" w:afterAutospacing="0" w:before="0" w:beforeAutospacing="0" w:lineRule="auto"/>
        <w:ind w:left="720" w:hanging="360"/>
      </w:pPr>
      <w:r w:rsidDel="00000000" w:rsidR="00000000" w:rsidRPr="00000000">
        <w:rPr>
          <w:rtl w:val="0"/>
        </w:rPr>
        <w:t xml:space="preserve">Add question mark icon or lightbulb</w:t>
      </w:r>
    </w:p>
    <w:p w:rsidR="00000000" w:rsidDel="00000000" w:rsidP="00000000" w:rsidRDefault="00000000" w:rsidRPr="00000000" w14:paraId="00000889">
      <w:pPr>
        <w:numPr>
          <w:ilvl w:val="0"/>
          <w:numId w:val="47"/>
        </w:numPr>
        <w:spacing w:after="0" w:afterAutospacing="0" w:before="0" w:beforeAutospacing="0" w:lineRule="auto"/>
        <w:ind w:left="720" w:hanging="360"/>
      </w:pPr>
      <w:r w:rsidDel="00000000" w:rsidR="00000000" w:rsidRPr="00000000">
        <w:rPr>
          <w:rtl w:val="0"/>
        </w:rPr>
        <w:t xml:space="preserve">Keep it simple and professional</w:t>
      </w:r>
    </w:p>
    <w:p w:rsidR="00000000" w:rsidDel="00000000" w:rsidP="00000000" w:rsidRDefault="00000000" w:rsidRPr="00000000" w14:paraId="0000088A">
      <w:pPr>
        <w:numPr>
          <w:ilvl w:val="0"/>
          <w:numId w:val="47"/>
        </w:numPr>
        <w:spacing w:after="240" w:before="0" w:beforeAutospacing="0" w:lineRule="auto"/>
        <w:ind w:left="720" w:hanging="360"/>
      </w:pPr>
      <w:r w:rsidDel="00000000" w:rsidR="00000000" w:rsidRPr="00000000">
        <w:rPr>
          <w:rtl w:val="0"/>
        </w:rPr>
        <w:t xml:space="preserve">Add social media icons if sharing online</w:t>
      </w:r>
    </w:p>
    <w:p w:rsidR="00000000" w:rsidDel="00000000" w:rsidP="00000000" w:rsidRDefault="00000000" w:rsidRPr="00000000" w14:paraId="00000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2"/>
        <w:keepNext w:val="0"/>
        <w:keepLines w:val="0"/>
        <w:spacing w:after="80" w:lineRule="auto"/>
        <w:rPr>
          <w:b w:val="1"/>
          <w:bCs w:val="1"/>
          <w:sz w:val="34"/>
          <w:szCs w:val="34"/>
        </w:rPr>
      </w:pPr>
      <w:bookmarkStart w:colFirst="0" w:colLast="0" w:name="_9b0b3ieddvxm" w:id="61"/>
      <w:bookmarkEnd w:id="61"/>
      <w:r w:rsidDel="00000000" w:rsidR="00000000" w:rsidRPr="00000000">
        <w:rPr>
          <w:b w:val="1"/>
          <w:bCs w:val="1"/>
          <w:sz w:val="34"/>
          <w:szCs w:val="34"/>
          <w:rtl w:val="0"/>
        </w:rPr>
        <w:t xml:space="preserve">BONUS SLIDES (Optional)</w:t>
      </w:r>
    </w:p>
    <w:p w:rsidR="00000000" w:rsidDel="00000000" w:rsidP="00000000" w:rsidRDefault="00000000" w:rsidRPr="00000000" w14:paraId="0000088D">
      <w:pPr>
        <w:pStyle w:val="Heading3"/>
        <w:keepNext w:val="0"/>
        <w:keepLines w:val="0"/>
        <w:spacing w:before="280" w:lineRule="auto"/>
        <w:rPr>
          <w:b w:val="1"/>
          <w:bCs w:val="1"/>
          <w:color w:val="000000"/>
          <w:sz w:val="26"/>
          <w:szCs w:val="26"/>
        </w:rPr>
      </w:pPr>
      <w:bookmarkStart w:colFirst="0" w:colLast="0" w:name="_n6zdvk6cdalw" w:id="62"/>
      <w:bookmarkEnd w:id="62"/>
      <w:r w:rsidDel="00000000" w:rsidR="00000000" w:rsidRPr="00000000">
        <w:rPr>
          <w:b w:val="1"/>
          <w:bCs w:val="1"/>
          <w:color w:val="000000"/>
          <w:sz w:val="26"/>
          <w:szCs w:val="26"/>
          <w:rtl w:val="0"/>
        </w:rPr>
        <w:t xml:space="preserve">BONUS 1: Confusion Matrix</w:t>
      </w:r>
    </w:p>
    <w:p w:rsidR="00000000" w:rsidDel="00000000" w:rsidP="00000000" w:rsidRDefault="00000000" w:rsidRPr="00000000" w14:paraId="0000088E">
      <w:pPr>
        <w:spacing w:after="240" w:before="240" w:lineRule="auto"/>
        <w:rPr/>
      </w:pPr>
      <w:r w:rsidDel="00000000" w:rsidR="00000000" w:rsidRPr="00000000">
        <w:rPr>
          <w:rtl w:val="0"/>
        </w:rPr>
        <w:t xml:space="preserve">Show 3 confusion matrices side by side for each model</w:t>
      </w:r>
    </w:p>
    <w:p w:rsidR="00000000" w:rsidDel="00000000" w:rsidP="00000000" w:rsidRDefault="00000000" w:rsidRPr="00000000" w14:paraId="0000088F">
      <w:pPr>
        <w:pStyle w:val="Heading3"/>
        <w:keepNext w:val="0"/>
        <w:keepLines w:val="0"/>
        <w:spacing w:before="280" w:lineRule="auto"/>
        <w:rPr>
          <w:b w:val="1"/>
          <w:bCs w:val="1"/>
          <w:color w:val="000000"/>
          <w:sz w:val="26"/>
          <w:szCs w:val="26"/>
        </w:rPr>
      </w:pPr>
      <w:bookmarkStart w:colFirst="0" w:colLast="0" w:name="_c5jnmmy1ggwi" w:id="63"/>
      <w:bookmarkEnd w:id="63"/>
      <w:r w:rsidDel="00000000" w:rsidR="00000000" w:rsidRPr="00000000">
        <w:rPr>
          <w:b w:val="1"/>
          <w:bCs w:val="1"/>
          <w:color w:val="000000"/>
          <w:sz w:val="26"/>
          <w:szCs w:val="26"/>
          <w:rtl w:val="0"/>
        </w:rPr>
        <w:t xml:space="preserve">BONUS 2: Sample Predictions</w:t>
      </w:r>
    </w:p>
    <w:p w:rsidR="00000000" w:rsidDel="00000000" w:rsidP="00000000" w:rsidRDefault="00000000" w:rsidRPr="00000000" w14:paraId="00000890">
      <w:pPr>
        <w:spacing w:after="240" w:before="240" w:lineRule="auto"/>
        <w:rPr/>
      </w:pPr>
      <w:r w:rsidDel="00000000" w:rsidR="00000000" w:rsidRPr="00000000">
        <w:rPr>
          <w:rtl w:val="0"/>
        </w:rPr>
        <w:t xml:space="preserve">Show 12 images with predictions from all 3 models</w:t>
      </w:r>
    </w:p>
    <w:p w:rsidR="00000000" w:rsidDel="00000000" w:rsidP="00000000" w:rsidRDefault="00000000" w:rsidRPr="00000000" w14:paraId="00000891">
      <w:pPr>
        <w:pStyle w:val="Heading3"/>
        <w:keepNext w:val="0"/>
        <w:keepLines w:val="0"/>
        <w:spacing w:before="280" w:lineRule="auto"/>
        <w:rPr>
          <w:b w:val="1"/>
          <w:bCs w:val="1"/>
          <w:color w:val="000000"/>
          <w:sz w:val="26"/>
          <w:szCs w:val="26"/>
        </w:rPr>
      </w:pPr>
      <w:bookmarkStart w:colFirst="0" w:colLast="0" w:name="_yrw9nfqr3y6r" w:id="64"/>
      <w:bookmarkEnd w:id="64"/>
      <w:r w:rsidDel="00000000" w:rsidR="00000000" w:rsidRPr="00000000">
        <w:rPr>
          <w:b w:val="1"/>
          <w:bCs w:val="1"/>
          <w:color w:val="000000"/>
          <w:sz w:val="26"/>
          <w:szCs w:val="26"/>
          <w:rtl w:val="0"/>
        </w:rPr>
        <w:t xml:space="preserve">BONUS 3: Technical Architecture</w:t>
      </w:r>
    </w:p>
    <w:p w:rsidR="00000000" w:rsidDel="00000000" w:rsidP="00000000" w:rsidRDefault="00000000" w:rsidRPr="00000000" w14:paraId="00000892">
      <w:pPr>
        <w:spacing w:after="240" w:before="240" w:lineRule="auto"/>
        <w:rPr/>
      </w:pPr>
      <w:r w:rsidDel="00000000" w:rsidR="00000000" w:rsidRPr="00000000">
        <w:rPr>
          <w:rtl w:val="0"/>
        </w:rPr>
        <w:t xml:space="preserve">Detailed technical diagram of full pipeline</w:t>
      </w:r>
    </w:p>
    <w:p w:rsidR="00000000" w:rsidDel="00000000" w:rsidP="00000000" w:rsidRDefault="00000000" w:rsidRPr="00000000" w14:paraId="00000893">
      <w:pPr>
        <w:pStyle w:val="Heading3"/>
        <w:keepNext w:val="0"/>
        <w:keepLines w:val="0"/>
        <w:spacing w:before="280" w:lineRule="auto"/>
        <w:rPr>
          <w:b w:val="1"/>
          <w:bCs w:val="1"/>
          <w:color w:val="000000"/>
          <w:sz w:val="26"/>
          <w:szCs w:val="26"/>
        </w:rPr>
      </w:pPr>
      <w:bookmarkStart w:colFirst="0" w:colLast="0" w:name="_pajoy7w9j0jo" w:id="65"/>
      <w:bookmarkEnd w:id="65"/>
      <w:r w:rsidDel="00000000" w:rsidR="00000000" w:rsidRPr="00000000">
        <w:rPr>
          <w:b w:val="1"/>
          <w:bCs w:val="1"/>
          <w:color w:val="000000"/>
          <w:sz w:val="26"/>
          <w:szCs w:val="26"/>
          <w:rtl w:val="0"/>
        </w:rPr>
        <w:t xml:space="preserve">BONUS 4: References</w:t>
      </w:r>
    </w:p>
    <w:p w:rsidR="00000000" w:rsidDel="00000000" w:rsidP="00000000" w:rsidRDefault="00000000" w:rsidRPr="00000000" w14:paraId="00000894">
      <w:pPr>
        <w:spacing w:after="240" w:before="240" w:lineRule="auto"/>
        <w:rPr/>
      </w:pPr>
      <w:r w:rsidDel="00000000" w:rsidR="00000000" w:rsidRPr="00000000">
        <w:rPr>
          <w:rtl w:val="0"/>
        </w:rPr>
        <w:t xml:space="preserve">List of academic papers and resources</w:t>
      </w:r>
    </w:p>
    <w:p w:rsidR="00000000" w:rsidDel="00000000" w:rsidP="00000000" w:rsidRDefault="00000000" w:rsidRPr="00000000" w14:paraId="00000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2"/>
        <w:keepNext w:val="0"/>
        <w:keepLines w:val="0"/>
        <w:spacing w:after="80" w:lineRule="auto"/>
        <w:rPr>
          <w:b w:val="1"/>
          <w:bCs w:val="1"/>
          <w:sz w:val="34"/>
          <w:szCs w:val="34"/>
        </w:rPr>
      </w:pPr>
      <w:bookmarkStart w:colFirst="0" w:colLast="0" w:name="_5ipm2idsdb5e" w:id="66"/>
      <w:bookmarkEnd w:id="66"/>
      <w:r w:rsidDel="00000000" w:rsidR="00000000" w:rsidRPr="00000000">
        <w:rPr>
          <w:b w:val="1"/>
          <w:bCs w:val="1"/>
          <w:sz w:val="34"/>
          <w:szCs w:val="34"/>
          <w:rtl w:val="0"/>
        </w:rPr>
        <w:t xml:space="preserve">CANVA DESIGN SPECIFICATIONS</w:t>
      </w:r>
    </w:p>
    <w:p w:rsidR="00000000" w:rsidDel="00000000" w:rsidP="00000000" w:rsidRDefault="00000000" w:rsidRPr="00000000" w14:paraId="00000897">
      <w:pPr>
        <w:spacing w:after="240" w:before="240" w:lineRule="auto"/>
        <w:rPr/>
      </w:pPr>
      <w:r w:rsidDel="00000000" w:rsidR="00000000" w:rsidRPr="00000000">
        <w:rPr>
          <w:b w:val="1"/>
          <w:bCs w:val="1"/>
          <w:rtl w:val="0"/>
        </w:rPr>
        <w:t xml:space="preserve">Slide Size:</w:t>
      </w:r>
      <w:r w:rsidDel="00000000" w:rsidR="00000000" w:rsidRPr="00000000">
        <w:rPr>
          <w:rtl w:val="0"/>
        </w:rPr>
        <w:t xml:space="preserve"> 16:9 (Standard presentation)</w:t>
      </w:r>
    </w:p>
    <w:p w:rsidR="00000000" w:rsidDel="00000000" w:rsidP="00000000" w:rsidRDefault="00000000" w:rsidRPr="00000000" w14:paraId="00000898">
      <w:pPr>
        <w:spacing w:after="240" w:before="240" w:lineRule="auto"/>
        <w:rPr>
          <w:b w:val="1"/>
          <w:bCs w:val="1"/>
        </w:rPr>
      </w:pPr>
      <w:r w:rsidDel="00000000" w:rsidR="00000000" w:rsidRPr="00000000">
        <w:rPr>
          <w:b w:val="1"/>
          <w:bCs w:val="1"/>
          <w:rtl w:val="0"/>
        </w:rPr>
        <w:t xml:space="preserve">Color Palette:</w:t>
      </w:r>
    </w:p>
    <w:p w:rsidR="00000000" w:rsidDel="00000000" w:rsidP="00000000" w:rsidRDefault="00000000" w:rsidRPr="00000000" w14:paraId="00000899">
      <w:pPr>
        <w:numPr>
          <w:ilvl w:val="0"/>
          <w:numId w:val="61"/>
        </w:numPr>
        <w:spacing w:after="0" w:afterAutospacing="0" w:before="240" w:lineRule="auto"/>
        <w:ind w:left="720" w:hanging="360"/>
      </w:pPr>
      <w:r w:rsidDel="00000000" w:rsidR="00000000" w:rsidRPr="00000000">
        <w:rPr>
          <w:rtl w:val="0"/>
        </w:rPr>
        <w:t xml:space="preserve">Primary: #2ECC71 (Green - environment)</w:t>
      </w:r>
    </w:p>
    <w:p w:rsidR="00000000" w:rsidDel="00000000" w:rsidP="00000000" w:rsidRDefault="00000000" w:rsidRPr="00000000" w14:paraId="0000089A">
      <w:pPr>
        <w:numPr>
          <w:ilvl w:val="0"/>
          <w:numId w:val="61"/>
        </w:numPr>
        <w:spacing w:after="0" w:afterAutospacing="0" w:before="0" w:beforeAutospacing="0" w:lineRule="auto"/>
        <w:ind w:left="720" w:hanging="360"/>
      </w:pPr>
      <w:r w:rsidDel="00000000" w:rsidR="00000000" w:rsidRPr="00000000">
        <w:rPr>
          <w:rtl w:val="0"/>
        </w:rPr>
        <w:t xml:space="preserve">Secondary: #3498DB (Blue - tech)</w:t>
      </w:r>
    </w:p>
    <w:p w:rsidR="00000000" w:rsidDel="00000000" w:rsidP="00000000" w:rsidRDefault="00000000" w:rsidRPr="00000000" w14:paraId="0000089B">
      <w:pPr>
        <w:numPr>
          <w:ilvl w:val="0"/>
          <w:numId w:val="61"/>
        </w:numPr>
        <w:spacing w:after="0" w:afterAutospacing="0" w:before="0" w:beforeAutospacing="0" w:lineRule="auto"/>
        <w:ind w:left="720" w:hanging="360"/>
      </w:pPr>
      <w:r w:rsidDel="00000000" w:rsidR="00000000" w:rsidRPr="00000000">
        <w:rPr>
          <w:rtl w:val="0"/>
        </w:rPr>
        <w:t xml:space="preserve">Accent: #E67E22 (Orange - highlights)</w:t>
      </w:r>
    </w:p>
    <w:p w:rsidR="00000000" w:rsidDel="00000000" w:rsidP="00000000" w:rsidRDefault="00000000" w:rsidRPr="00000000" w14:paraId="0000089C">
      <w:pPr>
        <w:numPr>
          <w:ilvl w:val="0"/>
          <w:numId w:val="61"/>
        </w:numPr>
        <w:spacing w:after="0" w:afterAutospacing="0" w:before="0" w:beforeAutospacing="0" w:lineRule="auto"/>
        <w:ind w:left="720" w:hanging="360"/>
      </w:pPr>
      <w:r w:rsidDel="00000000" w:rsidR="00000000" w:rsidRPr="00000000">
        <w:rPr>
          <w:rtl w:val="0"/>
        </w:rPr>
        <w:t xml:space="preserve">Dark: #2C3E50 (Text)</w:t>
      </w:r>
    </w:p>
    <w:p w:rsidR="00000000" w:rsidDel="00000000" w:rsidP="00000000" w:rsidRDefault="00000000" w:rsidRPr="00000000" w14:paraId="0000089D">
      <w:pPr>
        <w:numPr>
          <w:ilvl w:val="0"/>
          <w:numId w:val="61"/>
        </w:numPr>
        <w:spacing w:after="240" w:before="0" w:beforeAutospacing="0" w:lineRule="auto"/>
        <w:ind w:left="720" w:hanging="360"/>
      </w:pPr>
      <w:r w:rsidDel="00000000" w:rsidR="00000000" w:rsidRPr="00000000">
        <w:rPr>
          <w:rtl w:val="0"/>
        </w:rPr>
        <w:t xml:space="preserve">Light: #ECF0F1 (Backgrounds)</w:t>
      </w:r>
    </w:p>
    <w:p w:rsidR="00000000" w:rsidDel="00000000" w:rsidP="00000000" w:rsidRDefault="00000000" w:rsidRPr="00000000" w14:paraId="0000089E">
      <w:pPr>
        <w:spacing w:after="240" w:before="240" w:lineRule="auto"/>
        <w:rPr>
          <w:b w:val="1"/>
          <w:bCs w:val="1"/>
        </w:rPr>
      </w:pPr>
      <w:r w:rsidDel="00000000" w:rsidR="00000000" w:rsidRPr="00000000">
        <w:rPr>
          <w:b w:val="1"/>
          <w:bCs w:val="1"/>
          <w:rtl w:val="0"/>
        </w:rPr>
        <w:t xml:space="preserve">Fonts:</w:t>
      </w:r>
    </w:p>
    <w:p w:rsidR="00000000" w:rsidDel="00000000" w:rsidP="00000000" w:rsidRDefault="00000000" w:rsidRPr="00000000" w14:paraId="0000089F">
      <w:pPr>
        <w:numPr>
          <w:ilvl w:val="0"/>
          <w:numId w:val="4"/>
        </w:numPr>
        <w:spacing w:after="0" w:afterAutospacing="0" w:before="240" w:lineRule="auto"/>
        <w:ind w:left="720" w:hanging="360"/>
      </w:pPr>
      <w:r w:rsidDel="00000000" w:rsidR="00000000" w:rsidRPr="00000000">
        <w:rPr>
          <w:rtl w:val="0"/>
        </w:rPr>
        <w:t xml:space="preserve">Titles: Montserrat Bold (36-48pt)</w:t>
      </w:r>
    </w:p>
    <w:p w:rsidR="00000000" w:rsidDel="00000000" w:rsidP="00000000" w:rsidRDefault="00000000" w:rsidRPr="00000000" w14:paraId="000008A0">
      <w:pPr>
        <w:numPr>
          <w:ilvl w:val="0"/>
          <w:numId w:val="4"/>
        </w:numPr>
        <w:spacing w:after="0" w:afterAutospacing="0" w:before="0" w:beforeAutospacing="0" w:lineRule="auto"/>
        <w:ind w:left="720" w:hanging="360"/>
      </w:pPr>
      <w:r w:rsidDel="00000000" w:rsidR="00000000" w:rsidRPr="00000000">
        <w:rPr>
          <w:rtl w:val="0"/>
        </w:rPr>
        <w:t xml:space="preserve">Subtitles: Montserrat SemiBold (24-32pt)</w:t>
      </w:r>
    </w:p>
    <w:p w:rsidR="00000000" w:rsidDel="00000000" w:rsidP="00000000" w:rsidRDefault="00000000" w:rsidRPr="00000000" w14:paraId="000008A1">
      <w:pPr>
        <w:numPr>
          <w:ilvl w:val="0"/>
          <w:numId w:val="4"/>
        </w:numPr>
        <w:spacing w:after="0" w:afterAutospacing="0" w:before="0" w:beforeAutospacing="0" w:lineRule="auto"/>
        <w:ind w:left="720" w:hanging="360"/>
      </w:pPr>
      <w:r w:rsidDel="00000000" w:rsidR="00000000" w:rsidRPr="00000000">
        <w:rPr>
          <w:rtl w:val="0"/>
        </w:rPr>
        <w:t xml:space="preserve">Body: Open Sans Regular (16-20pt)</w:t>
      </w:r>
    </w:p>
    <w:p w:rsidR="00000000" w:rsidDel="00000000" w:rsidP="00000000" w:rsidRDefault="00000000" w:rsidRPr="00000000" w14:paraId="000008A2">
      <w:pPr>
        <w:numPr>
          <w:ilvl w:val="0"/>
          <w:numId w:val="4"/>
        </w:numPr>
        <w:spacing w:after="240" w:before="0" w:beforeAutospacing="0" w:lineRule="auto"/>
        <w:ind w:left="720" w:hanging="360"/>
      </w:pPr>
      <w:r w:rsidDel="00000000" w:rsidR="00000000" w:rsidRPr="00000000">
        <w:rPr>
          <w:rtl w:val="0"/>
        </w:rPr>
        <w:t xml:space="preserve">Code/Data: Courier New (14-16pt)</w:t>
      </w:r>
    </w:p>
    <w:p w:rsidR="00000000" w:rsidDel="00000000" w:rsidP="00000000" w:rsidRDefault="00000000" w:rsidRPr="00000000" w14:paraId="000008A3">
      <w:pPr>
        <w:spacing w:after="240" w:before="240" w:lineRule="auto"/>
        <w:rPr/>
      </w:pPr>
      <w:r w:rsidDel="00000000" w:rsidR="00000000" w:rsidRPr="00000000">
        <w:rPr>
          <w:b w:val="1"/>
          <w:bCs w:val="1"/>
          <w:rtl w:val="0"/>
        </w:rPr>
        <w:t xml:space="preserve">Icons:</w:t>
      </w:r>
      <w:r w:rsidDel="00000000" w:rsidR="00000000" w:rsidRPr="00000000">
        <w:rPr>
          <w:rtl w:val="0"/>
        </w:rPr>
        <w:t xml:space="preserve"> Use Canva's built-in icons or Font Awesome style</w:t>
      </w:r>
    </w:p>
    <w:p w:rsidR="00000000" w:rsidDel="00000000" w:rsidP="00000000" w:rsidRDefault="00000000" w:rsidRPr="00000000" w14:paraId="000008A4">
      <w:pPr>
        <w:spacing w:after="240" w:before="240" w:lineRule="auto"/>
        <w:rPr>
          <w:b w:val="1"/>
          <w:bCs w:val="1"/>
        </w:rPr>
      </w:pPr>
      <w:r w:rsidDel="00000000" w:rsidR="00000000" w:rsidRPr="00000000">
        <w:rPr>
          <w:b w:val="1"/>
          <w:bCs w:val="1"/>
          <w:rtl w:val="0"/>
        </w:rPr>
        <w:t xml:space="preserve">Transitions:</w:t>
      </w:r>
    </w:p>
    <w:p w:rsidR="00000000" w:rsidDel="00000000" w:rsidP="00000000" w:rsidRDefault="00000000" w:rsidRPr="00000000" w14:paraId="000008A5">
      <w:pPr>
        <w:numPr>
          <w:ilvl w:val="0"/>
          <w:numId w:val="99"/>
        </w:numPr>
        <w:spacing w:after="0" w:afterAutospacing="0" w:before="240" w:lineRule="auto"/>
        <w:ind w:left="720" w:hanging="360"/>
      </w:pPr>
      <w:r w:rsidDel="00000000" w:rsidR="00000000" w:rsidRPr="00000000">
        <w:rPr>
          <w:rtl w:val="0"/>
        </w:rPr>
        <w:t xml:space="preserve">Between sections: Fade</w:t>
      </w:r>
    </w:p>
    <w:p w:rsidR="00000000" w:rsidDel="00000000" w:rsidP="00000000" w:rsidRDefault="00000000" w:rsidRPr="00000000" w14:paraId="000008A6">
      <w:pPr>
        <w:numPr>
          <w:ilvl w:val="0"/>
          <w:numId w:val="99"/>
        </w:numPr>
        <w:spacing w:after="240" w:before="0" w:beforeAutospacing="0" w:lineRule="auto"/>
        <w:ind w:left="720" w:hanging="360"/>
      </w:pPr>
      <w:r w:rsidDel="00000000" w:rsidR="00000000" w:rsidRPr="00000000">
        <w:rPr>
          <w:rtl w:val="0"/>
        </w:rPr>
        <w:t xml:space="preserve">Within section: None (keep it simple)</w:t>
      </w:r>
    </w:p>
    <w:p w:rsidR="00000000" w:rsidDel="00000000" w:rsidP="00000000" w:rsidRDefault="00000000" w:rsidRPr="00000000" w14:paraId="000008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spacing w:after="240" w:before="240" w:lineRule="auto"/>
        <w:rPr/>
      </w:pPr>
      <w:r w:rsidDel="00000000" w:rsidR="00000000" w:rsidRPr="00000000">
        <w:rPr>
          <w:rtl w:val="0"/>
        </w:rPr>
        <w:t xml:space="preserve">Would you like me to provide:</w:t>
      </w:r>
    </w:p>
    <w:p w:rsidR="00000000" w:rsidDel="00000000" w:rsidP="00000000" w:rsidRDefault="00000000" w:rsidRPr="00000000" w14:paraId="000008A9">
      <w:pPr>
        <w:numPr>
          <w:ilvl w:val="0"/>
          <w:numId w:val="36"/>
        </w:numPr>
        <w:spacing w:after="0" w:afterAutospacing="0" w:before="240" w:lineRule="auto"/>
        <w:ind w:left="720" w:hanging="360"/>
      </w:pPr>
      <w:r w:rsidDel="00000000" w:rsidR="00000000" w:rsidRPr="00000000">
        <w:rPr>
          <w:rtl w:val="0"/>
        </w:rPr>
        <w:t xml:space="preserve">Specific chart data for you to input into Canva?</w:t>
      </w:r>
    </w:p>
    <w:p w:rsidR="00000000" w:rsidDel="00000000" w:rsidP="00000000" w:rsidRDefault="00000000" w:rsidRPr="00000000" w14:paraId="000008AA">
      <w:pPr>
        <w:numPr>
          <w:ilvl w:val="0"/>
          <w:numId w:val="36"/>
        </w:numPr>
        <w:spacing w:after="0" w:afterAutospacing="0" w:before="0" w:beforeAutospacing="0" w:lineRule="auto"/>
        <w:ind w:left="720" w:hanging="360"/>
      </w:pPr>
      <w:r w:rsidDel="00000000" w:rsidR="00000000" w:rsidRPr="00000000">
        <w:rPr>
          <w:rtl w:val="0"/>
        </w:rPr>
        <w:t xml:space="preserve">Sample image search terms for each slide?</w:t>
      </w:r>
    </w:p>
    <w:p w:rsidR="00000000" w:rsidDel="00000000" w:rsidP="00000000" w:rsidRDefault="00000000" w:rsidRPr="00000000" w14:paraId="000008AB">
      <w:pPr>
        <w:numPr>
          <w:ilvl w:val="0"/>
          <w:numId w:val="36"/>
        </w:numPr>
        <w:spacing w:after="0" w:afterAutospacing="0" w:before="0" w:beforeAutospacing="0" w:lineRule="auto"/>
        <w:ind w:left="720" w:hanging="360"/>
      </w:pPr>
      <w:r w:rsidDel="00000000" w:rsidR="00000000" w:rsidRPr="00000000">
        <w:rPr>
          <w:rtl w:val="0"/>
        </w:rPr>
        <w:t xml:space="preserve">More detailed visualization mockups?</w:t>
      </w:r>
    </w:p>
    <w:p w:rsidR="00000000" w:rsidDel="00000000" w:rsidP="00000000" w:rsidRDefault="00000000" w:rsidRPr="00000000" w14:paraId="000008AC">
      <w:pPr>
        <w:numPr>
          <w:ilvl w:val="0"/>
          <w:numId w:val="36"/>
        </w:numPr>
        <w:spacing w:after="240" w:before="0" w:beforeAutospacing="0" w:lineRule="auto"/>
        <w:ind w:left="720" w:hanging="360"/>
      </w:pPr>
      <w:r w:rsidDel="00000000" w:rsidR="00000000" w:rsidRPr="00000000">
        <w:rPr>
          <w:rtl w:val="0"/>
        </w:rPr>
        <w:t xml:space="preserve">Alternative layouts for any slides?</w:t>
      </w:r>
    </w:p>
    <w:p w:rsidR="00000000" w:rsidDel="00000000" w:rsidP="00000000" w:rsidRDefault="00000000" w:rsidRPr="00000000" w14:paraId="000008AD">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 Nguyễn" w:id="1" w:date="2025-10-07T01:36:16Z">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chỉnh chỗ này tham số và bảng</w:t>
      </w:r>
    </w:p>
  </w:comment>
  <w:comment w:author="An Nguyễn" w:id="0" w:date="2025-10-07T01:37:38Z">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chỉnh tham số</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